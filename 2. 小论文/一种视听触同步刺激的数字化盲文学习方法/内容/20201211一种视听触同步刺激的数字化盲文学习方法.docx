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F5A73" w14:textId="77777777" w:rsidR="00D64B68" w:rsidRDefault="000A1BC9">
      <w:pPr>
        <w:pStyle w:val="1"/>
        <w:numPr>
          <w:ilvl w:val="0"/>
          <w:numId w:val="0"/>
        </w:numPr>
        <w:ind w:firstLine="420"/>
        <w:jc w:val="center"/>
        <w:rPr>
          <w:sz w:val="36"/>
          <w:szCs w:val="36"/>
        </w:rPr>
      </w:pPr>
      <w:bookmarkStart w:id="0" w:name="_Toc54466265"/>
      <w:r>
        <w:rPr>
          <w:rFonts w:hint="eastAsia"/>
          <w:sz w:val="36"/>
          <w:szCs w:val="36"/>
        </w:rPr>
        <w:t>一种视听触同步刺激的数字化盲文学习方法</w:t>
      </w:r>
      <w:bookmarkEnd w:id="0"/>
    </w:p>
    <w:p w14:paraId="586DE836" w14:textId="77777777" w:rsidR="00D64B68" w:rsidRDefault="000A1BC9">
      <w:pPr>
        <w:ind w:firstLine="420"/>
        <w:jc w:val="center"/>
        <w:rPr>
          <w:rFonts w:ascii="宋体" w:hAnsi="宋体" w:cs="宋体"/>
          <w:szCs w:val="21"/>
        </w:rPr>
      </w:pPr>
      <w:r>
        <w:rPr>
          <w:rFonts w:ascii="宋体" w:hAnsi="宋体" w:cs="宋体" w:hint="eastAsia"/>
          <w:szCs w:val="21"/>
        </w:rPr>
        <w:t>陈楷闻</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林栋</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钟泽栋</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胡庆玲</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吴新丽</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刘瑜</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杨文珍</w:t>
      </w:r>
      <w:r>
        <w:rPr>
          <w:rFonts w:ascii="宋体" w:hAnsi="宋体" w:cs="宋体" w:hint="eastAsia"/>
          <w:szCs w:val="21"/>
          <w:vertAlign w:val="superscript"/>
        </w:rPr>
        <w:t>1,2)</w:t>
      </w:r>
    </w:p>
    <w:p w14:paraId="0B7231F8"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1)</w:t>
      </w:r>
      <w:r>
        <w:rPr>
          <w:rFonts w:ascii="宋体" w:hAnsi="宋体" w:cs="宋体" w:hint="eastAsia"/>
          <w:szCs w:val="21"/>
        </w:rPr>
        <w:t xml:space="preserve"> </w:t>
      </w:r>
      <w:r>
        <w:rPr>
          <w:rFonts w:ascii="Times New Roman" w:hAnsi="Times New Roman"/>
          <w:sz w:val="18"/>
          <w:szCs w:val="18"/>
        </w:rPr>
        <w:t>浙江理工大学虚拟现实实验室，杭州</w:t>
      </w:r>
      <w:r>
        <w:rPr>
          <w:rFonts w:ascii="Times New Roman" w:hAnsi="Times New Roman"/>
          <w:sz w:val="18"/>
          <w:szCs w:val="18"/>
        </w:rPr>
        <w:t xml:space="preserve"> 310018</w:t>
      </w:r>
    </w:p>
    <w:p w14:paraId="36F39C1C"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2)</w:t>
      </w:r>
      <w:r>
        <w:rPr>
          <w:rFonts w:ascii="宋体" w:hAnsi="宋体" w:cs="宋体" w:hint="eastAsia"/>
          <w:szCs w:val="21"/>
        </w:rPr>
        <w:t xml:space="preserve"> </w:t>
      </w:r>
      <w:r>
        <w:rPr>
          <w:rFonts w:ascii="Times New Roman" w:hAnsi="Times New Roman"/>
          <w:sz w:val="18"/>
          <w:szCs w:val="18"/>
        </w:rPr>
        <w:t>之江实验室超级感知研究中心，杭州</w:t>
      </w:r>
      <w:r>
        <w:rPr>
          <w:rFonts w:ascii="Times New Roman" w:hAnsi="Times New Roman"/>
          <w:sz w:val="18"/>
          <w:szCs w:val="18"/>
        </w:rPr>
        <w:t xml:space="preserve"> 311121</w:t>
      </w:r>
    </w:p>
    <w:p w14:paraId="3AB8ADAC" w14:textId="77777777" w:rsidR="00D64B68" w:rsidRDefault="000A1BC9">
      <w:pPr>
        <w:widowControl/>
        <w:ind w:firstLineChars="0" w:firstLine="0"/>
        <w:rPr>
          <w:rFonts w:ascii="宋体" w:hAnsi="宋体" w:cs="宋体"/>
          <w:sz w:val="18"/>
          <w:szCs w:val="18"/>
        </w:rPr>
      </w:pPr>
      <w:bookmarkStart w:id="1" w:name="_Toc54466266"/>
      <w:r>
        <w:rPr>
          <w:rFonts w:ascii="宋体" w:hAnsi="宋体" w:cs="宋体" w:hint="eastAsia"/>
          <w:b/>
          <w:bCs/>
          <w:sz w:val="18"/>
          <w:szCs w:val="18"/>
        </w:rPr>
        <w:t xml:space="preserve">摘  要 </w:t>
      </w:r>
      <w:r>
        <w:rPr>
          <w:rFonts w:ascii="宋体" w:hAnsi="宋体" w:cs="宋体" w:hint="eastAsia"/>
          <w:sz w:val="18"/>
          <w:szCs w:val="18"/>
        </w:rPr>
        <w:t>盲文是视障人士获取信息，学习知识的重要媒介。然而，目前基于纸质书籍的盲文学习方法只能提供盲文点位的触觉刺激，存在不便携、不易用且内容陈旧等问题。为此，本文提出了一种视觉、听觉和触觉同步刺激的数字化盲文学习方法，能够提高视障人士的盲文学习效率。基于多感知盲文学习机，本文设计了一种多感知信息匹配算法，能够输出</w:t>
      </w:r>
      <w:ins w:id="2" w:author="杨文珍" w:date="2020-12-10T21:34:00Z">
        <w:r>
          <w:rPr>
            <w:rFonts w:ascii="宋体" w:hAnsi="宋体" w:cs="宋体" w:hint="eastAsia"/>
            <w:sz w:val="18"/>
            <w:szCs w:val="18"/>
          </w:rPr>
          <w:t>文字、声音和盲文点位相同</w:t>
        </w:r>
      </w:ins>
      <w:r>
        <w:rPr>
          <w:rFonts w:ascii="宋体" w:hAnsi="宋体" w:cs="宋体" w:hint="eastAsia"/>
          <w:sz w:val="18"/>
          <w:szCs w:val="18"/>
        </w:rPr>
        <w:t>内容</w:t>
      </w:r>
      <w:ins w:id="3" w:author="杨文珍" w:date="2020-12-10T21:35:00Z">
        <w:r>
          <w:rPr>
            <w:rFonts w:ascii="宋体" w:hAnsi="宋体" w:cs="宋体" w:hint="eastAsia"/>
            <w:sz w:val="18"/>
            <w:szCs w:val="18"/>
          </w:rPr>
          <w:t>的</w:t>
        </w:r>
      </w:ins>
      <w:del w:id="4" w:author="杨文珍" w:date="2020-12-10T21:34:00Z">
        <w:r>
          <w:rPr>
            <w:rFonts w:ascii="宋体" w:hAnsi="宋体" w:cs="宋体" w:hint="eastAsia"/>
            <w:sz w:val="18"/>
            <w:szCs w:val="18"/>
          </w:rPr>
          <w:delText>相同的文字、声音</w:delText>
        </w:r>
        <w:r>
          <w:rPr>
            <w:rFonts w:ascii="宋体" w:hAnsi="宋体" w:cs="宋体"/>
            <w:sz w:val="18"/>
            <w:szCs w:val="18"/>
          </w:rPr>
          <w:delText>和</w:delText>
        </w:r>
        <w:r>
          <w:rPr>
            <w:rFonts w:ascii="宋体" w:hAnsi="宋体" w:cs="宋体" w:hint="eastAsia"/>
            <w:sz w:val="18"/>
            <w:szCs w:val="18"/>
          </w:rPr>
          <w:delText>盲文点位</w:delText>
        </w:r>
      </w:del>
      <w:r>
        <w:rPr>
          <w:rFonts w:ascii="宋体" w:hAnsi="宋体" w:cs="宋体" w:hint="eastAsia"/>
          <w:sz w:val="18"/>
          <w:szCs w:val="18"/>
        </w:rPr>
        <w:t>信息，为视障人士无障碍学习盲文提供条件。短期记忆的盲文学习效果实验表明：1) 在视觉、听觉和触觉的共同刺激下，盲文学习效率最高，即在盲文学习过程中，增加视觉刺激对于视力残余人士提升盲文学习效率有</w:t>
      </w:r>
      <w:ins w:id="5" w:author="杨文珍" w:date="2020-12-10T21:35:00Z">
        <w:r>
          <w:rPr>
            <w:rFonts w:ascii="宋体" w:hAnsi="宋体" w:cs="宋体" w:hint="eastAsia"/>
            <w:sz w:val="18"/>
            <w:szCs w:val="18"/>
          </w:rPr>
          <w:t>显著</w:t>
        </w:r>
      </w:ins>
      <w:r>
        <w:rPr>
          <w:rFonts w:ascii="宋体" w:hAnsi="宋体" w:cs="宋体" w:hint="eastAsia"/>
          <w:sz w:val="18"/>
          <w:szCs w:val="18"/>
        </w:rPr>
        <w:t>正向促进作用；2) 在听觉和触觉的共同刺激下，盲文学习效率并不高，即全盲人士</w:t>
      </w:r>
      <w:del w:id="6" w:author="杨文珍" w:date="2020-12-10T21:36:00Z">
        <w:r>
          <w:rPr>
            <w:rFonts w:ascii="宋体" w:hAnsi="宋体" w:cs="宋体"/>
            <w:sz w:val="18"/>
            <w:szCs w:val="18"/>
          </w:rPr>
          <w:delText>掌握</w:delText>
        </w:r>
      </w:del>
      <w:ins w:id="7" w:author="杨文珍" w:date="2020-12-10T21:36:00Z">
        <w:r>
          <w:rPr>
            <w:rFonts w:ascii="宋体" w:hAnsi="宋体" w:cs="宋体" w:hint="eastAsia"/>
            <w:sz w:val="18"/>
            <w:szCs w:val="18"/>
          </w:rPr>
          <w:t>学会</w:t>
        </w:r>
      </w:ins>
      <w:r>
        <w:rPr>
          <w:rFonts w:ascii="宋体" w:hAnsi="宋体" w:cs="宋体" w:hint="eastAsia"/>
          <w:sz w:val="18"/>
          <w:szCs w:val="18"/>
        </w:rPr>
        <w:t>盲文</w:t>
      </w:r>
      <w:ins w:id="8" w:author="杨文珍" w:date="2020-12-10T21:36:00Z">
        <w:r>
          <w:rPr>
            <w:rFonts w:ascii="宋体" w:hAnsi="宋体" w:cs="宋体" w:hint="eastAsia"/>
            <w:sz w:val="18"/>
            <w:szCs w:val="18"/>
          </w:rPr>
          <w:t>有一定难度，</w:t>
        </w:r>
      </w:ins>
      <w:r>
        <w:rPr>
          <w:rFonts w:ascii="宋体" w:hAnsi="宋体" w:cs="宋体" w:hint="eastAsia"/>
          <w:sz w:val="18"/>
          <w:szCs w:val="18"/>
        </w:rPr>
        <w:t>需要有较长的学习曲线；3) 仅在听觉刺激下，盲文学习效率很低，即开发语音学盲文的APP不具备实践意义。</w:t>
      </w:r>
      <w:bookmarkEnd w:id="1"/>
    </w:p>
    <w:p w14:paraId="59EB6E9B" w14:textId="77777777" w:rsidR="00D64B68" w:rsidRDefault="000A1BC9">
      <w:pPr>
        <w:widowControl/>
        <w:ind w:firstLineChars="0" w:firstLine="0"/>
        <w:rPr>
          <w:rFonts w:ascii="宋体" w:hAnsi="宋体" w:cs="宋体"/>
          <w:sz w:val="18"/>
          <w:szCs w:val="18"/>
        </w:rPr>
      </w:pPr>
      <w:r>
        <w:rPr>
          <w:rFonts w:ascii="宋体" w:hAnsi="宋体" w:cs="宋体" w:hint="eastAsia"/>
          <w:b/>
          <w:bCs/>
          <w:sz w:val="18"/>
          <w:szCs w:val="18"/>
        </w:rPr>
        <w:t>关键词</w:t>
      </w:r>
      <w:r>
        <w:rPr>
          <w:rFonts w:ascii="宋体" w:hAnsi="宋体" w:cs="宋体" w:hint="eastAsia"/>
          <w:sz w:val="18"/>
          <w:szCs w:val="18"/>
        </w:rPr>
        <w:t xml:space="preserve"> 盲文；多感知</w:t>
      </w:r>
      <w:ins w:id="9" w:author="杨文珍" w:date="2020-12-10T22:13:00Z">
        <w:r>
          <w:rPr>
            <w:rFonts w:ascii="宋体" w:hAnsi="宋体" w:cs="宋体" w:hint="eastAsia"/>
            <w:sz w:val="18"/>
            <w:szCs w:val="18"/>
          </w:rPr>
          <w:t>通道</w:t>
        </w:r>
      </w:ins>
      <w:r>
        <w:rPr>
          <w:rFonts w:ascii="宋体" w:hAnsi="宋体" w:cs="宋体" w:hint="eastAsia"/>
          <w:sz w:val="18"/>
          <w:szCs w:val="18"/>
        </w:rPr>
        <w:t>；</w:t>
      </w:r>
      <w:ins w:id="10" w:author="杨文珍" w:date="2020-12-10T21:56:00Z">
        <w:r>
          <w:rPr>
            <w:rFonts w:ascii="宋体" w:hAnsi="宋体" w:cs="宋体" w:hint="eastAsia"/>
            <w:sz w:val="18"/>
            <w:szCs w:val="18"/>
          </w:rPr>
          <w:t>信息</w:t>
        </w:r>
      </w:ins>
      <w:r>
        <w:rPr>
          <w:rFonts w:ascii="宋体" w:hAnsi="宋体" w:cs="宋体" w:hint="eastAsia"/>
          <w:sz w:val="18"/>
          <w:szCs w:val="18"/>
        </w:rPr>
        <w:t>匹配算法；视障人士</w:t>
      </w:r>
    </w:p>
    <w:p w14:paraId="37FF2952" w14:textId="77777777" w:rsidR="00D64B68" w:rsidRDefault="000A1BC9">
      <w:pPr>
        <w:pStyle w:val="af1"/>
        <w:tabs>
          <w:tab w:val="clear" w:pos="1233"/>
        </w:tabs>
        <w:ind w:firstLineChars="0" w:firstLine="0"/>
        <w:rPr>
          <w:rFonts w:ascii="宋体" w:eastAsia="宋体" w:hAnsi="宋体" w:cs="宋体"/>
          <w:szCs w:val="18"/>
        </w:rPr>
      </w:pPr>
      <w:r>
        <w:rPr>
          <w:rFonts w:ascii="宋体" w:eastAsia="宋体" w:hAnsi="宋体" w:cs="宋体" w:hint="eastAsia"/>
          <w:b/>
          <w:bCs/>
          <w:szCs w:val="18"/>
        </w:rPr>
        <w:t>中图法分类号</w:t>
      </w:r>
      <w:r>
        <w:rPr>
          <w:rFonts w:ascii="宋体" w:eastAsia="宋体" w:hAnsi="宋体" w:cs="宋体" w:hint="eastAsia"/>
          <w:szCs w:val="18"/>
        </w:rPr>
        <w:t xml:space="preserve"> TH139   　　　 DOI号</w:t>
      </w:r>
    </w:p>
    <w:p w14:paraId="52E0EFAD" w14:textId="77777777" w:rsidR="00D64B68" w:rsidRDefault="000A1BC9">
      <w:pPr>
        <w:pStyle w:val="1"/>
        <w:numPr>
          <w:ilvl w:val="0"/>
          <w:numId w:val="0"/>
        </w:numPr>
        <w:ind w:firstLine="420"/>
        <w:jc w:val="center"/>
        <w:rPr>
          <w:sz w:val="36"/>
          <w:szCs w:val="36"/>
        </w:rPr>
      </w:pPr>
      <w:r>
        <w:rPr>
          <w:sz w:val="36"/>
          <w:szCs w:val="36"/>
        </w:rPr>
        <w:t xml:space="preserve">A </w:t>
      </w:r>
      <w:r>
        <w:rPr>
          <w:rFonts w:hint="eastAsia"/>
          <w:sz w:val="36"/>
          <w:szCs w:val="36"/>
        </w:rPr>
        <w:t xml:space="preserve">Digital </w:t>
      </w:r>
      <w:r>
        <w:rPr>
          <w:sz w:val="36"/>
          <w:szCs w:val="36"/>
        </w:rPr>
        <w:t xml:space="preserve">Braille </w:t>
      </w:r>
      <w:r>
        <w:rPr>
          <w:rFonts w:hint="eastAsia"/>
          <w:sz w:val="36"/>
          <w:szCs w:val="36"/>
        </w:rPr>
        <w:t>Learning M</w:t>
      </w:r>
      <w:r>
        <w:rPr>
          <w:sz w:val="36"/>
          <w:szCs w:val="36"/>
        </w:rPr>
        <w:t xml:space="preserve">ethod based on the </w:t>
      </w:r>
      <w:r>
        <w:rPr>
          <w:rFonts w:hint="eastAsia"/>
          <w:sz w:val="36"/>
          <w:szCs w:val="36"/>
        </w:rPr>
        <w:t>S</w:t>
      </w:r>
      <w:r>
        <w:rPr>
          <w:sz w:val="36"/>
          <w:szCs w:val="36"/>
        </w:rPr>
        <w:t xml:space="preserve">imultaneous </w:t>
      </w:r>
      <w:r>
        <w:fldChar w:fldCharType="begin"/>
      </w:r>
      <w:r>
        <w:instrText xml:space="preserve"> HYPERLINK "http://www.bing.com/dict/search?q=stimulus&amp;FORM=BDVSP6&amp;mkt=zh-cn" </w:instrText>
      </w:r>
      <w:r>
        <w:fldChar w:fldCharType="separate"/>
      </w:r>
      <w:r>
        <w:rPr>
          <w:rFonts w:hint="eastAsia"/>
          <w:sz w:val="36"/>
          <w:szCs w:val="36"/>
        </w:rPr>
        <w:t>S</w:t>
      </w:r>
      <w:r>
        <w:rPr>
          <w:sz w:val="36"/>
          <w:szCs w:val="36"/>
        </w:rPr>
        <w:t>timul</w:t>
      </w:r>
      <w:del w:id="11" w:author="杨文珍" w:date="2020-12-10T21:38:00Z">
        <w:r>
          <w:rPr>
            <w:sz w:val="36"/>
            <w:szCs w:val="36"/>
          </w:rPr>
          <w:delText>us</w:delText>
        </w:r>
      </w:del>
      <w:r>
        <w:rPr>
          <w:sz w:val="36"/>
          <w:szCs w:val="36"/>
        </w:rPr>
        <w:fldChar w:fldCharType="end"/>
      </w:r>
      <w:ins w:id="12" w:author="杨文珍" w:date="2020-12-10T21:38:00Z">
        <w:r>
          <w:rPr>
            <w:rFonts w:hint="eastAsia"/>
            <w:sz w:val="36"/>
            <w:szCs w:val="36"/>
          </w:rPr>
          <w:t>i</w:t>
        </w:r>
      </w:ins>
      <w:r>
        <w:rPr>
          <w:rFonts w:hint="eastAsia"/>
          <w:sz w:val="36"/>
          <w:szCs w:val="36"/>
        </w:rPr>
        <w:t xml:space="preserve"> </w:t>
      </w:r>
      <w:r>
        <w:rPr>
          <w:sz w:val="36"/>
          <w:szCs w:val="36"/>
        </w:rPr>
        <w:t xml:space="preserve">of Vision, </w:t>
      </w:r>
      <w:r>
        <w:rPr>
          <w:rFonts w:hint="eastAsia"/>
          <w:sz w:val="36"/>
          <w:szCs w:val="36"/>
        </w:rPr>
        <w:t>A</w:t>
      </w:r>
      <w:r>
        <w:rPr>
          <w:sz w:val="36"/>
          <w:szCs w:val="36"/>
        </w:rPr>
        <w:t>udition</w:t>
      </w:r>
      <w:r>
        <w:rPr>
          <w:rFonts w:hint="eastAsia"/>
          <w:sz w:val="36"/>
          <w:szCs w:val="36"/>
        </w:rPr>
        <w:t>,</w:t>
      </w:r>
      <w:r>
        <w:rPr>
          <w:sz w:val="36"/>
          <w:szCs w:val="36"/>
        </w:rPr>
        <w:t xml:space="preserve"> and </w:t>
      </w:r>
      <w:r>
        <w:rPr>
          <w:rFonts w:hint="eastAsia"/>
          <w:sz w:val="36"/>
          <w:szCs w:val="36"/>
        </w:rPr>
        <w:t>T</w:t>
      </w:r>
      <w:r>
        <w:rPr>
          <w:sz w:val="36"/>
          <w:szCs w:val="36"/>
        </w:rPr>
        <w:t>ouch</w:t>
      </w:r>
    </w:p>
    <w:p w14:paraId="1A57A53A" w14:textId="77777777" w:rsidR="00D64B68" w:rsidRDefault="000A1BC9">
      <w:pPr>
        <w:ind w:firstLineChars="0" w:firstLine="0"/>
        <w:rPr>
          <w:rFonts w:cs="Times New Roman"/>
          <w:szCs w:val="21"/>
        </w:rPr>
      </w:pPr>
      <w:bookmarkStart w:id="13" w:name="_Toc54466267"/>
      <w:r>
        <w:rPr>
          <w:rFonts w:cs="Times New Roman" w:hint="eastAsia"/>
          <w:szCs w:val="21"/>
        </w:rPr>
        <w:t>Chen Kaiwen</w:t>
      </w:r>
      <w:r>
        <w:rPr>
          <w:rFonts w:cs="Times New Roman" w:hint="eastAsia"/>
          <w:szCs w:val="21"/>
          <w:vertAlign w:val="superscript"/>
        </w:rPr>
        <w:t>1)</w:t>
      </w:r>
      <w:r>
        <w:rPr>
          <w:rFonts w:cs="Times New Roman" w:hint="eastAsia"/>
          <w:szCs w:val="21"/>
        </w:rPr>
        <w:t>, Lin Dong</w:t>
      </w:r>
      <w:r>
        <w:rPr>
          <w:rFonts w:cs="Times New Roman" w:hint="eastAsia"/>
          <w:szCs w:val="21"/>
          <w:vertAlign w:val="superscript"/>
        </w:rPr>
        <w:t>1)</w:t>
      </w:r>
      <w:r>
        <w:rPr>
          <w:rFonts w:cs="Times New Roman" w:hint="eastAsia"/>
          <w:szCs w:val="21"/>
        </w:rPr>
        <w:t>, Zhong Zedong</w:t>
      </w:r>
      <w:r>
        <w:rPr>
          <w:rFonts w:cs="Times New Roman" w:hint="eastAsia"/>
          <w:szCs w:val="21"/>
          <w:vertAlign w:val="superscript"/>
        </w:rPr>
        <w:t>1)</w:t>
      </w:r>
      <w:r>
        <w:rPr>
          <w:rFonts w:cs="Times New Roman" w:hint="eastAsia"/>
          <w:szCs w:val="21"/>
        </w:rPr>
        <w:t>, Hu Qinling</w:t>
      </w:r>
      <w:r>
        <w:rPr>
          <w:rFonts w:cs="Times New Roman" w:hint="eastAsia"/>
          <w:szCs w:val="21"/>
          <w:vertAlign w:val="superscript"/>
        </w:rPr>
        <w:t>1)</w:t>
      </w:r>
      <w:r>
        <w:rPr>
          <w:rFonts w:cs="Times New Roman" w:hint="eastAsia"/>
          <w:szCs w:val="21"/>
        </w:rPr>
        <w:t>, Wu Xinli</w:t>
      </w:r>
      <w:r>
        <w:rPr>
          <w:rFonts w:cs="Times New Roman" w:hint="eastAsia"/>
          <w:szCs w:val="21"/>
          <w:vertAlign w:val="superscript"/>
        </w:rPr>
        <w:t>1)</w:t>
      </w:r>
      <w:r>
        <w:rPr>
          <w:rFonts w:cs="Times New Roman" w:hint="eastAsia"/>
          <w:szCs w:val="21"/>
        </w:rPr>
        <w:t>, Liu Yu</w:t>
      </w:r>
      <w:r>
        <w:rPr>
          <w:rFonts w:cs="Times New Roman" w:hint="eastAsia"/>
          <w:szCs w:val="21"/>
          <w:vertAlign w:val="superscript"/>
        </w:rPr>
        <w:t>1)</w:t>
      </w:r>
      <w:r>
        <w:rPr>
          <w:rFonts w:cs="Times New Roman" w:hint="eastAsia"/>
          <w:szCs w:val="21"/>
        </w:rPr>
        <w:t>, Yang Wenzhen</w:t>
      </w:r>
      <w:r>
        <w:rPr>
          <w:rFonts w:cs="Times New Roman" w:hint="eastAsia"/>
          <w:szCs w:val="21"/>
          <w:vertAlign w:val="superscript"/>
        </w:rPr>
        <w:t>1,2)</w:t>
      </w:r>
    </w:p>
    <w:p w14:paraId="2F6A72B2"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 xml:space="preserve">1) </w:t>
      </w:r>
      <w:r>
        <w:rPr>
          <w:rFonts w:ascii="Times New Roman" w:hAnsi="Times New Roman"/>
          <w:sz w:val="18"/>
          <w:szCs w:val="18"/>
        </w:rPr>
        <w:t>Virtual Reality Laboratory of Zhejiang Sci-Tech University, Hangzhou 310018</w:t>
      </w:r>
    </w:p>
    <w:p w14:paraId="21BEDB3A"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 xml:space="preserve">2) </w:t>
      </w:r>
      <w:hyperlink r:id="rId9" w:tgtFrame="http://en.zhejianglab.com/_blank" w:history="1">
        <w:r>
          <w:rPr>
            <w:rFonts w:ascii="Times New Roman" w:hAnsi="Times New Roman"/>
            <w:sz w:val="18"/>
            <w:szCs w:val="18"/>
          </w:rPr>
          <w:t>Research Center for Smart Sensing</w:t>
        </w:r>
      </w:hyperlink>
      <w:r>
        <w:rPr>
          <w:rFonts w:ascii="Times New Roman" w:hAnsi="Times New Roman" w:hint="eastAsia"/>
          <w:sz w:val="18"/>
          <w:szCs w:val="18"/>
        </w:rPr>
        <w:t xml:space="preserve"> of Zhejiang Laboratory</w:t>
      </w:r>
      <w:r>
        <w:rPr>
          <w:rFonts w:ascii="Times New Roman" w:hAnsi="Times New Roman"/>
          <w:sz w:val="18"/>
          <w:szCs w:val="18"/>
        </w:rPr>
        <w:t>, Hangzhou 31</w:t>
      </w:r>
      <w:r>
        <w:rPr>
          <w:rFonts w:ascii="Times New Roman" w:hAnsi="Times New Roman" w:hint="eastAsia"/>
          <w:sz w:val="18"/>
          <w:szCs w:val="18"/>
        </w:rPr>
        <w:t>1121</w:t>
      </w:r>
    </w:p>
    <w:bookmarkEnd w:id="13"/>
    <w:p w14:paraId="31ECFB44" w14:textId="0485BC12" w:rsidR="00D64B68" w:rsidRDefault="000A1BC9">
      <w:pPr>
        <w:ind w:firstLineChars="0" w:firstLine="0"/>
        <w:rPr>
          <w:rFonts w:cs="Times New Roman"/>
          <w:sz w:val="18"/>
          <w:szCs w:val="18"/>
        </w:rPr>
      </w:pPr>
      <w:r>
        <w:rPr>
          <w:rFonts w:cs="Times New Roman"/>
          <w:b/>
          <w:bCs/>
          <w:sz w:val="18"/>
          <w:szCs w:val="18"/>
        </w:rPr>
        <w:t xml:space="preserve">Abstract </w:t>
      </w:r>
      <w:r>
        <w:rPr>
          <w:rFonts w:cs="Times New Roman"/>
          <w:sz w:val="18"/>
          <w:szCs w:val="18"/>
        </w:rPr>
        <w:t xml:space="preserve">Braille is an important medium for visually impaired </w:t>
      </w:r>
      <w:r>
        <w:rPr>
          <w:rFonts w:cs="Times New Roman" w:hint="eastAsia"/>
          <w:sz w:val="18"/>
          <w:szCs w:val="18"/>
        </w:rPr>
        <w:t>people</w:t>
      </w:r>
      <w:r>
        <w:rPr>
          <w:rFonts w:cs="Times New Roman"/>
          <w:sz w:val="18"/>
          <w:szCs w:val="18"/>
        </w:rPr>
        <w:t xml:space="preserve"> to access information and </w:t>
      </w:r>
      <w:r>
        <w:rPr>
          <w:rFonts w:cs="Times New Roman" w:hint="eastAsia"/>
          <w:sz w:val="18"/>
          <w:szCs w:val="18"/>
        </w:rPr>
        <w:t>learn knowledge</w:t>
      </w:r>
      <w:r>
        <w:rPr>
          <w:rFonts w:cs="Times New Roman"/>
          <w:sz w:val="18"/>
          <w:szCs w:val="18"/>
        </w:rPr>
        <w:t xml:space="preserve">. </w:t>
      </w:r>
      <w:del w:id="14" w:author="杨文珍" w:date="2020-12-10T22:00:00Z">
        <w:r>
          <w:rPr>
            <w:rFonts w:cs="Times New Roman"/>
            <w:sz w:val="18"/>
            <w:szCs w:val="18"/>
          </w:rPr>
          <w:delText xml:space="preserve">However, </w:delText>
        </w:r>
      </w:del>
      <w:ins w:id="15" w:author="杨文珍" w:date="2020-12-10T22:00:00Z">
        <w:r>
          <w:rPr>
            <w:rFonts w:cs="Times New Roman" w:hint="eastAsia"/>
            <w:sz w:val="18"/>
            <w:szCs w:val="18"/>
          </w:rPr>
          <w:t>Because the</w:t>
        </w:r>
      </w:ins>
      <w:ins w:id="16" w:author="杨文珍" w:date="2020-12-10T22:04:00Z">
        <w:r>
          <w:rPr>
            <w:rFonts w:cs="Times New Roman" w:hint="eastAsia"/>
            <w:sz w:val="18"/>
            <w:szCs w:val="18"/>
          </w:rPr>
          <w:t xml:space="preserve"> </w:t>
        </w:r>
      </w:ins>
      <w:del w:id="17" w:author="杨文珍" w:date="2020-12-10T21:39:00Z">
        <w:r>
          <w:rPr>
            <w:rFonts w:cs="Times New Roman"/>
            <w:sz w:val="18"/>
            <w:szCs w:val="18"/>
          </w:rPr>
          <w:delText>the current</w:delText>
        </w:r>
      </w:del>
      <w:ins w:id="18" w:author="杨文珍" w:date="2020-12-10T21:39:00Z">
        <w:r>
          <w:rPr>
            <w:rFonts w:cs="Times New Roman" w:hint="eastAsia"/>
            <w:sz w:val="18"/>
            <w:szCs w:val="18"/>
          </w:rPr>
          <w:t>tra</w:t>
        </w:r>
        <w:del w:id="19" w:author="陈 楷闻" w:date="2020-12-11T09:47:00Z">
          <w:r w:rsidDel="00155480">
            <w:rPr>
              <w:rFonts w:cs="Times New Roman" w:hint="eastAsia"/>
              <w:sz w:val="18"/>
              <w:szCs w:val="18"/>
            </w:rPr>
            <w:delText>n</w:delText>
          </w:r>
        </w:del>
        <w:r>
          <w:rPr>
            <w:rFonts w:cs="Times New Roman" w:hint="eastAsia"/>
            <w:sz w:val="18"/>
            <w:szCs w:val="18"/>
          </w:rPr>
          <w:t>ditional</w:t>
        </w:r>
      </w:ins>
      <w:r>
        <w:rPr>
          <w:rFonts w:cs="Times New Roman"/>
          <w:sz w:val="18"/>
          <w:szCs w:val="18"/>
        </w:rPr>
        <w:t xml:space="preserve"> paper-based </w:t>
      </w:r>
      <w:r>
        <w:rPr>
          <w:rFonts w:cs="Times New Roman" w:hint="eastAsia"/>
          <w:sz w:val="18"/>
          <w:szCs w:val="18"/>
        </w:rPr>
        <w:t>b</w:t>
      </w:r>
      <w:r>
        <w:rPr>
          <w:rFonts w:cs="Times New Roman"/>
          <w:sz w:val="18"/>
          <w:szCs w:val="18"/>
        </w:rPr>
        <w:t>raille</w:t>
      </w:r>
      <w:ins w:id="20" w:author="杨文珍" w:date="2020-12-10T21:59:00Z">
        <w:r>
          <w:rPr>
            <w:rFonts w:cs="Times New Roman" w:hint="eastAsia"/>
            <w:sz w:val="18"/>
            <w:szCs w:val="18"/>
          </w:rPr>
          <w:t xml:space="preserve"> learning method </w:t>
        </w:r>
      </w:ins>
      <w:del w:id="21" w:author="杨文珍" w:date="2020-12-10T21:59:00Z">
        <w:r>
          <w:rPr>
            <w:rFonts w:cs="Times New Roman"/>
            <w:sz w:val="18"/>
            <w:szCs w:val="18"/>
          </w:rPr>
          <w:delText xml:space="preserve"> learning method </w:delText>
        </w:r>
      </w:del>
      <w:del w:id="22" w:author="杨文珍" w:date="2020-12-10T21:40:00Z">
        <w:r>
          <w:rPr>
            <w:rFonts w:cs="Times New Roman"/>
            <w:sz w:val="18"/>
            <w:szCs w:val="18"/>
          </w:rPr>
          <w:delText xml:space="preserve">can </w:delText>
        </w:r>
      </w:del>
      <w:r>
        <w:rPr>
          <w:rFonts w:cs="Times New Roman"/>
          <w:sz w:val="18"/>
          <w:szCs w:val="18"/>
        </w:rPr>
        <w:t>only present</w:t>
      </w:r>
      <w:ins w:id="23" w:author="杨文珍" w:date="2020-12-10T21:40:00Z">
        <w:r>
          <w:rPr>
            <w:rFonts w:cs="Times New Roman" w:hint="eastAsia"/>
            <w:sz w:val="18"/>
            <w:szCs w:val="18"/>
          </w:rPr>
          <w:t>s</w:t>
        </w:r>
      </w:ins>
      <w:r>
        <w:rPr>
          <w:rFonts w:cs="Times New Roman"/>
          <w:sz w:val="18"/>
          <w:szCs w:val="18"/>
        </w:rPr>
        <w:t xml:space="preserve"> </w:t>
      </w:r>
      <w:r>
        <w:rPr>
          <w:rFonts w:cs="Times New Roman" w:hint="eastAsia"/>
          <w:sz w:val="18"/>
          <w:szCs w:val="18"/>
        </w:rPr>
        <w:t>b</w:t>
      </w:r>
      <w:r>
        <w:rPr>
          <w:rFonts w:cs="Times New Roman"/>
          <w:sz w:val="18"/>
          <w:szCs w:val="18"/>
        </w:rPr>
        <w:t xml:space="preserve">raille by </w:t>
      </w:r>
      <w:ins w:id="24" w:author="杨文珍" w:date="2020-12-10T22:00:00Z">
        <w:r>
          <w:rPr>
            <w:rFonts w:cs="Times New Roman" w:hint="eastAsia"/>
            <w:sz w:val="18"/>
            <w:szCs w:val="18"/>
          </w:rPr>
          <w:t xml:space="preserve">the </w:t>
        </w:r>
      </w:ins>
      <w:r>
        <w:rPr>
          <w:rFonts w:cs="Times New Roman"/>
          <w:sz w:val="18"/>
          <w:szCs w:val="18"/>
        </w:rPr>
        <w:t>tactile stimulation</w:t>
      </w:r>
      <w:ins w:id="25" w:author="杨文珍" w:date="2020-12-10T22:00:00Z">
        <w:r>
          <w:rPr>
            <w:rFonts w:cs="Times New Roman" w:hint="eastAsia"/>
            <w:sz w:val="18"/>
            <w:szCs w:val="18"/>
          </w:rPr>
          <w:t xml:space="preserve">, it is hard for the </w:t>
        </w:r>
        <w:r>
          <w:rPr>
            <w:rFonts w:cs="Times New Roman"/>
            <w:sz w:val="18"/>
            <w:szCs w:val="18"/>
          </w:rPr>
          <w:t xml:space="preserve">visually impaired </w:t>
        </w:r>
        <w:r>
          <w:rPr>
            <w:rFonts w:cs="Times New Roman" w:hint="eastAsia"/>
            <w:sz w:val="18"/>
            <w:szCs w:val="18"/>
          </w:rPr>
          <w:t>people</w:t>
        </w:r>
      </w:ins>
      <w:del w:id="26" w:author="杨文珍" w:date="2020-12-10T21:58:00Z">
        <w:r>
          <w:rPr>
            <w:rFonts w:cs="Times New Roman"/>
            <w:sz w:val="18"/>
            <w:szCs w:val="18"/>
          </w:rPr>
          <w:delText>,</w:delText>
        </w:r>
      </w:del>
      <w:ins w:id="27" w:author="杨文珍" w:date="2020-12-10T22:01:00Z">
        <w:r>
          <w:rPr>
            <w:rFonts w:cs="Times New Roman" w:hint="eastAsia"/>
            <w:sz w:val="18"/>
            <w:szCs w:val="18"/>
          </w:rPr>
          <w:t xml:space="preserve"> mastering b</w:t>
        </w:r>
        <w:r>
          <w:rPr>
            <w:rFonts w:cs="Times New Roman"/>
            <w:sz w:val="18"/>
            <w:szCs w:val="18"/>
          </w:rPr>
          <w:t>raille</w:t>
        </w:r>
        <w:r>
          <w:rPr>
            <w:rFonts w:cs="Times New Roman" w:hint="eastAsia"/>
            <w:sz w:val="18"/>
            <w:szCs w:val="18"/>
          </w:rPr>
          <w:t xml:space="preserve">. </w:t>
        </w:r>
      </w:ins>
      <w:del w:id="28" w:author="杨文珍" w:date="2020-12-10T22:01:00Z">
        <w:r>
          <w:rPr>
            <w:rFonts w:cs="Times New Roman"/>
            <w:sz w:val="18"/>
            <w:szCs w:val="18"/>
          </w:rPr>
          <w:delText xml:space="preserve"> </w:delText>
        </w:r>
      </w:del>
      <w:ins w:id="29" w:author="杨文珍" w:date="2020-12-10T22:01:00Z">
        <w:r>
          <w:rPr>
            <w:rFonts w:cs="Times New Roman" w:hint="eastAsia"/>
            <w:sz w:val="18"/>
            <w:szCs w:val="18"/>
          </w:rPr>
          <w:t xml:space="preserve">The </w:t>
        </w:r>
      </w:ins>
      <w:ins w:id="30" w:author="杨文珍" w:date="2020-12-10T21:58:00Z">
        <w:r>
          <w:rPr>
            <w:rFonts w:cs="Times New Roman"/>
            <w:sz w:val="18"/>
            <w:szCs w:val="18"/>
          </w:rPr>
          <w:t>paper</w:t>
        </w:r>
      </w:ins>
      <w:ins w:id="31" w:author="杨文珍" w:date="2020-12-10T22:02:00Z">
        <w:r>
          <w:rPr>
            <w:rFonts w:cs="Times New Roman" w:hint="eastAsia"/>
            <w:sz w:val="18"/>
            <w:szCs w:val="18"/>
          </w:rPr>
          <w:t xml:space="preserve"> </w:t>
        </w:r>
      </w:ins>
      <w:ins w:id="32" w:author="杨文珍" w:date="2020-12-10T21:58:00Z">
        <w:r>
          <w:rPr>
            <w:rFonts w:cs="Times New Roman" w:hint="eastAsia"/>
            <w:sz w:val="18"/>
            <w:szCs w:val="18"/>
          </w:rPr>
          <w:t>b</w:t>
        </w:r>
        <w:r>
          <w:rPr>
            <w:rFonts w:cs="Times New Roman"/>
            <w:sz w:val="18"/>
            <w:szCs w:val="18"/>
          </w:rPr>
          <w:t>raille document</w:t>
        </w:r>
        <w:r>
          <w:rPr>
            <w:rFonts w:cs="Times New Roman" w:hint="eastAsia"/>
            <w:sz w:val="18"/>
            <w:szCs w:val="18"/>
          </w:rPr>
          <w:t>s</w:t>
        </w:r>
      </w:ins>
      <w:del w:id="33" w:author="杨文珍" w:date="2020-12-10T22:02:00Z">
        <w:r>
          <w:rPr>
            <w:rFonts w:cs="Times New Roman"/>
            <w:sz w:val="18"/>
            <w:szCs w:val="18"/>
          </w:rPr>
          <w:delText>and the braille paper document</w:delText>
        </w:r>
      </w:del>
      <w:r>
        <w:rPr>
          <w:rFonts w:cs="Times New Roman"/>
          <w:sz w:val="18"/>
          <w:szCs w:val="18"/>
        </w:rPr>
        <w:t xml:space="preserve"> are too cumbersome to use, and the contents of them cannot be refreshed. </w:t>
      </w:r>
      <w:r>
        <w:rPr>
          <w:rFonts w:cs="Times New Roman" w:hint="eastAsia"/>
          <w:sz w:val="18"/>
          <w:szCs w:val="18"/>
        </w:rPr>
        <w:t>For</w:t>
      </w:r>
      <w:r>
        <w:rPr>
          <w:rFonts w:cs="Times New Roman"/>
          <w:sz w:val="18"/>
          <w:szCs w:val="18"/>
        </w:rPr>
        <w:t xml:space="preserve"> improv</w:t>
      </w:r>
      <w:r>
        <w:rPr>
          <w:rFonts w:cs="Times New Roman" w:hint="eastAsia"/>
          <w:sz w:val="18"/>
          <w:szCs w:val="18"/>
        </w:rPr>
        <w:t>ing</w:t>
      </w:r>
      <w:r>
        <w:rPr>
          <w:rFonts w:cs="Times New Roman"/>
          <w:sz w:val="18"/>
          <w:szCs w:val="18"/>
        </w:rPr>
        <w:t xml:space="preserve"> the </w:t>
      </w:r>
      <w:r>
        <w:rPr>
          <w:rFonts w:cs="Times New Roman" w:hint="eastAsia"/>
          <w:sz w:val="18"/>
          <w:szCs w:val="18"/>
        </w:rPr>
        <w:t>b</w:t>
      </w:r>
      <w:r>
        <w:rPr>
          <w:rFonts w:cs="Times New Roman"/>
          <w:sz w:val="18"/>
          <w:szCs w:val="18"/>
        </w:rPr>
        <w:t>raille</w:t>
      </w:r>
      <w:r>
        <w:rPr>
          <w:rFonts w:cs="Times New Roman" w:hint="eastAsia"/>
          <w:sz w:val="18"/>
          <w:szCs w:val="18"/>
        </w:rPr>
        <w:t xml:space="preserve"> </w:t>
      </w:r>
      <w:r>
        <w:rPr>
          <w:rFonts w:cs="Times New Roman"/>
          <w:sz w:val="18"/>
          <w:szCs w:val="18"/>
        </w:rPr>
        <w:t xml:space="preserve">learning efficiency, </w:t>
      </w:r>
      <w:r>
        <w:rPr>
          <w:rFonts w:cs="Times New Roman" w:hint="eastAsia"/>
          <w:sz w:val="18"/>
          <w:szCs w:val="18"/>
        </w:rPr>
        <w:t xml:space="preserve">we propose </w:t>
      </w:r>
      <w:r>
        <w:rPr>
          <w:rFonts w:cs="Times New Roman"/>
          <w:sz w:val="18"/>
          <w:szCs w:val="18"/>
        </w:rPr>
        <w:t xml:space="preserve">a digital </w:t>
      </w:r>
      <w:r>
        <w:rPr>
          <w:rFonts w:cs="Times New Roman" w:hint="eastAsia"/>
          <w:sz w:val="18"/>
          <w:szCs w:val="18"/>
        </w:rPr>
        <w:t>b</w:t>
      </w:r>
      <w:r>
        <w:rPr>
          <w:rFonts w:cs="Times New Roman"/>
          <w:sz w:val="18"/>
          <w:szCs w:val="18"/>
        </w:rPr>
        <w:t xml:space="preserve">raille learning method based on synchronous </w:t>
      </w:r>
      <w:r>
        <w:rPr>
          <w:rFonts w:cs="Times New Roman" w:hint="eastAsia"/>
          <w:sz w:val="18"/>
          <w:szCs w:val="18"/>
        </w:rPr>
        <w:t>stimul</w:t>
      </w:r>
      <w:del w:id="34" w:author="杨文珍" w:date="2020-12-10T22:04:00Z">
        <w:r>
          <w:rPr>
            <w:rFonts w:cs="Times New Roman"/>
            <w:sz w:val="18"/>
            <w:szCs w:val="18"/>
          </w:rPr>
          <w:delText>us</w:delText>
        </w:r>
      </w:del>
      <w:ins w:id="35" w:author="杨文珍" w:date="2020-12-10T22:04:00Z">
        <w:r>
          <w:rPr>
            <w:rFonts w:cs="Times New Roman" w:hint="eastAsia"/>
            <w:sz w:val="18"/>
            <w:szCs w:val="18"/>
          </w:rPr>
          <w:t>i</w:t>
        </w:r>
      </w:ins>
      <w:r>
        <w:rPr>
          <w:rFonts w:cs="Times New Roman" w:hint="eastAsia"/>
          <w:sz w:val="18"/>
          <w:szCs w:val="18"/>
        </w:rPr>
        <w:t xml:space="preserve"> </w:t>
      </w:r>
      <w:r>
        <w:rPr>
          <w:rFonts w:cs="Times New Roman"/>
          <w:sz w:val="18"/>
          <w:szCs w:val="18"/>
        </w:rPr>
        <w:t xml:space="preserve">of </w:t>
      </w:r>
      <w:r>
        <w:rPr>
          <w:rFonts w:cs="Times New Roman" w:hint="eastAsia"/>
          <w:sz w:val="18"/>
          <w:szCs w:val="18"/>
        </w:rPr>
        <w:t>v</w:t>
      </w:r>
      <w:r>
        <w:rPr>
          <w:rFonts w:cs="Times New Roman"/>
          <w:sz w:val="18"/>
          <w:szCs w:val="18"/>
        </w:rPr>
        <w:t xml:space="preserve">ision, </w:t>
      </w:r>
      <w:r>
        <w:rPr>
          <w:rFonts w:cs="Times New Roman" w:hint="eastAsia"/>
          <w:sz w:val="18"/>
          <w:szCs w:val="18"/>
        </w:rPr>
        <w:t>a</w:t>
      </w:r>
      <w:r>
        <w:rPr>
          <w:rFonts w:cs="Times New Roman"/>
          <w:sz w:val="18"/>
          <w:szCs w:val="18"/>
        </w:rPr>
        <w:t xml:space="preserve">udition, and </w:t>
      </w:r>
      <w:r>
        <w:rPr>
          <w:rFonts w:cs="Times New Roman" w:hint="eastAsia"/>
          <w:sz w:val="18"/>
          <w:szCs w:val="18"/>
        </w:rPr>
        <w:t>t</w:t>
      </w:r>
      <w:r>
        <w:rPr>
          <w:rFonts w:cs="Times New Roman"/>
          <w:sz w:val="18"/>
          <w:szCs w:val="18"/>
        </w:rPr>
        <w:t>ouch. Based on</w:t>
      </w:r>
      <w:r>
        <w:rPr>
          <w:rFonts w:cs="Times New Roman" w:hint="eastAsia"/>
          <w:sz w:val="18"/>
          <w:szCs w:val="18"/>
        </w:rPr>
        <w:t xml:space="preserve"> a b</w:t>
      </w:r>
      <w:r>
        <w:rPr>
          <w:rFonts w:cs="Times New Roman"/>
          <w:sz w:val="18"/>
          <w:szCs w:val="18"/>
        </w:rPr>
        <w:t>raille learning machine</w:t>
      </w:r>
      <w:r>
        <w:rPr>
          <w:rFonts w:cs="Times New Roman" w:hint="eastAsia"/>
          <w:sz w:val="18"/>
          <w:szCs w:val="18"/>
        </w:rPr>
        <w:t xml:space="preserve"> with</w:t>
      </w:r>
      <w:r>
        <w:rPr>
          <w:rFonts w:cs="Times New Roman"/>
          <w:sz w:val="18"/>
          <w:szCs w:val="18"/>
        </w:rPr>
        <w:t xml:space="preserve"> </w:t>
      </w:r>
      <w:r>
        <w:rPr>
          <w:rFonts w:cs="Times New Roman" w:hint="eastAsia"/>
          <w:sz w:val="18"/>
          <w:szCs w:val="18"/>
        </w:rPr>
        <w:t>the</w:t>
      </w:r>
      <w:ins w:id="36" w:author="杨文珍" w:date="2020-12-10T22:05:00Z">
        <w:r>
          <w:rPr>
            <w:rFonts w:cs="Times New Roman" w:hint="eastAsia"/>
            <w:sz w:val="18"/>
            <w:szCs w:val="18"/>
          </w:rPr>
          <w:t xml:space="preserve"> functions of</w:t>
        </w:r>
      </w:ins>
      <w:del w:id="37" w:author="杨文珍" w:date="2020-12-10T22:05:00Z">
        <w:r>
          <w:rPr>
            <w:rFonts w:cs="Times New Roman"/>
            <w:sz w:val="18"/>
            <w:szCs w:val="18"/>
          </w:rPr>
          <w:delText xml:space="preserve"> </w:delText>
        </w:r>
      </w:del>
      <w:ins w:id="38" w:author="杨文珍" w:date="2020-12-10T22:05:00Z">
        <w:r>
          <w:rPr>
            <w:rFonts w:cs="Times New Roman" w:hint="eastAsia"/>
            <w:sz w:val="18"/>
            <w:szCs w:val="18"/>
          </w:rPr>
          <w:t xml:space="preserve"> </w:t>
        </w:r>
      </w:ins>
      <w:r>
        <w:rPr>
          <w:rFonts w:cs="Times New Roman"/>
          <w:sz w:val="18"/>
          <w:szCs w:val="18"/>
        </w:rPr>
        <w:t>multi-</w:t>
      </w:r>
      <w:del w:id="39" w:author="杨文珍" w:date="2020-12-10T22:05:00Z">
        <w:r>
          <w:rPr>
            <w:rFonts w:cs="Times New Roman"/>
            <w:sz w:val="18"/>
            <w:szCs w:val="18"/>
          </w:rPr>
          <w:delText>channel</w:delText>
        </w:r>
      </w:del>
      <w:ins w:id="40" w:author="杨文珍" w:date="2020-12-10T22:06:00Z">
        <w:r>
          <w:rPr>
            <w:rFonts w:cs="Times New Roman" w:hint="eastAsia"/>
            <w:sz w:val="18"/>
            <w:szCs w:val="18"/>
          </w:rPr>
          <w:t>sensorial</w:t>
        </w:r>
      </w:ins>
      <w:r>
        <w:rPr>
          <w:rFonts w:cs="Times New Roman" w:hint="eastAsia"/>
          <w:sz w:val="18"/>
          <w:szCs w:val="18"/>
        </w:rPr>
        <w:t xml:space="preserve"> </w:t>
      </w:r>
      <w:del w:id="41" w:author="杨文珍" w:date="2020-12-10T22:13:00Z">
        <w:r>
          <w:rPr>
            <w:rFonts w:cs="Times New Roman"/>
            <w:sz w:val="18"/>
            <w:szCs w:val="18"/>
          </w:rPr>
          <w:delText>perception</w:delText>
        </w:r>
      </w:del>
      <w:ins w:id="42" w:author="杨文珍" w:date="2020-12-10T22:13:00Z">
        <w:r>
          <w:rPr>
            <w:rFonts w:cs="Times New Roman" w:hint="eastAsia"/>
            <w:sz w:val="18"/>
            <w:szCs w:val="18"/>
          </w:rPr>
          <w:t>chann</w:t>
        </w:r>
        <w:del w:id="43" w:author="陈 楷闻" w:date="2020-12-11T09:49:00Z">
          <w:r w:rsidDel="00155480">
            <w:rPr>
              <w:rFonts w:cs="Times New Roman" w:hint="eastAsia"/>
              <w:sz w:val="18"/>
              <w:szCs w:val="18"/>
            </w:rPr>
            <w:delText>a</w:delText>
          </w:r>
        </w:del>
      </w:ins>
      <w:ins w:id="44" w:author="陈 楷闻" w:date="2020-12-11T09:49:00Z">
        <w:r w:rsidR="00155480">
          <w:rPr>
            <w:rFonts w:cs="Times New Roman"/>
            <w:sz w:val="18"/>
            <w:szCs w:val="18"/>
          </w:rPr>
          <w:t>e</w:t>
        </w:r>
      </w:ins>
      <w:ins w:id="45" w:author="杨文珍" w:date="2020-12-10T22:13:00Z">
        <w:r>
          <w:rPr>
            <w:rFonts w:cs="Times New Roman" w:hint="eastAsia"/>
            <w:sz w:val="18"/>
            <w:szCs w:val="18"/>
          </w:rPr>
          <w:t>ls</w:t>
        </w:r>
      </w:ins>
      <w:r>
        <w:rPr>
          <w:rFonts w:cs="Times New Roman"/>
          <w:sz w:val="18"/>
          <w:szCs w:val="18"/>
        </w:rPr>
        <w:t xml:space="preserve">, </w:t>
      </w:r>
      <w:r>
        <w:rPr>
          <w:rFonts w:cs="Times New Roman" w:hint="eastAsia"/>
          <w:sz w:val="18"/>
          <w:szCs w:val="18"/>
        </w:rPr>
        <w:t>we</w:t>
      </w:r>
      <w:r>
        <w:rPr>
          <w:rFonts w:cs="Times New Roman"/>
          <w:sz w:val="18"/>
          <w:szCs w:val="18"/>
        </w:rPr>
        <w:t xml:space="preserve"> design an </w:t>
      </w:r>
      <w:r>
        <w:rPr>
          <w:rFonts w:cs="Times New Roman" w:hint="eastAsia"/>
          <w:sz w:val="18"/>
          <w:szCs w:val="18"/>
        </w:rPr>
        <w:t>information match</w:t>
      </w:r>
      <w:r>
        <w:rPr>
          <w:rFonts w:cs="Times New Roman"/>
          <w:sz w:val="18"/>
          <w:szCs w:val="18"/>
        </w:rPr>
        <w:t xml:space="preserve"> algorithm for text, sound and </w:t>
      </w:r>
      <w:r>
        <w:rPr>
          <w:rFonts w:cs="Times New Roman" w:hint="eastAsia"/>
          <w:sz w:val="18"/>
          <w:szCs w:val="18"/>
        </w:rPr>
        <w:t>b</w:t>
      </w:r>
      <w:r>
        <w:rPr>
          <w:rFonts w:cs="Times New Roman"/>
          <w:sz w:val="18"/>
          <w:szCs w:val="18"/>
        </w:rPr>
        <w:t>raille dots</w:t>
      </w:r>
      <w:r>
        <w:rPr>
          <w:rFonts w:cs="Times New Roman" w:hint="eastAsia"/>
          <w:sz w:val="18"/>
          <w:szCs w:val="18"/>
        </w:rPr>
        <w:t xml:space="preserve">. This method </w:t>
      </w:r>
      <w:r>
        <w:rPr>
          <w:rFonts w:cs="Times New Roman"/>
          <w:sz w:val="18"/>
          <w:szCs w:val="18"/>
        </w:rPr>
        <w:t xml:space="preserve">can synchronously output visual, auditory and tactile stimuli, which </w:t>
      </w:r>
      <w:r>
        <w:rPr>
          <w:rFonts w:cs="Times New Roman" w:hint="eastAsia"/>
          <w:sz w:val="18"/>
          <w:szCs w:val="18"/>
        </w:rPr>
        <w:t>provide</w:t>
      </w:r>
      <w:ins w:id="46" w:author="陈 楷闻" w:date="2020-12-11T09:50:00Z">
        <w:r w:rsidR="00155480">
          <w:rPr>
            <w:rFonts w:cs="Times New Roman"/>
            <w:sz w:val="18"/>
            <w:szCs w:val="18"/>
          </w:rPr>
          <w:t>s</w:t>
        </w:r>
      </w:ins>
      <w:del w:id="47" w:author="杨文珍" w:date="2020-12-10T22:07:00Z">
        <w:r>
          <w:rPr>
            <w:rFonts w:cs="Times New Roman" w:hint="eastAsia"/>
            <w:sz w:val="18"/>
            <w:szCs w:val="18"/>
          </w:rPr>
          <w:delText>s</w:delText>
        </w:r>
      </w:del>
      <w:r>
        <w:rPr>
          <w:rFonts w:cs="Times New Roman" w:hint="eastAsia"/>
          <w:sz w:val="18"/>
          <w:szCs w:val="18"/>
        </w:rPr>
        <w:t xml:space="preserve"> </w:t>
      </w:r>
      <w:ins w:id="48" w:author="杨文珍" w:date="2020-12-10T22:07:00Z">
        <w:r>
          <w:rPr>
            <w:rFonts w:cs="Times New Roman" w:hint="eastAsia"/>
            <w:sz w:val="18"/>
            <w:szCs w:val="18"/>
          </w:rPr>
          <w:t xml:space="preserve">reasonable </w:t>
        </w:r>
      </w:ins>
      <w:r>
        <w:rPr>
          <w:rFonts w:cs="Times New Roman"/>
          <w:sz w:val="18"/>
          <w:szCs w:val="18"/>
        </w:rPr>
        <w:t xml:space="preserve">conditions for visually impaired people to learn </w:t>
      </w:r>
      <w:r>
        <w:rPr>
          <w:rFonts w:cs="Times New Roman" w:hint="eastAsia"/>
          <w:sz w:val="18"/>
          <w:szCs w:val="18"/>
        </w:rPr>
        <w:t>b</w:t>
      </w:r>
      <w:r>
        <w:rPr>
          <w:rFonts w:cs="Times New Roman"/>
          <w:sz w:val="18"/>
          <w:szCs w:val="18"/>
        </w:rPr>
        <w:t xml:space="preserve">raille efficiently. </w:t>
      </w:r>
      <w:bookmarkStart w:id="49" w:name="translation_sen_id-3"/>
      <w:r>
        <w:rPr>
          <w:rFonts w:cs="Times New Roman" w:hint="eastAsia"/>
          <w:sz w:val="18"/>
          <w:szCs w:val="18"/>
        </w:rPr>
        <w:t xml:space="preserve">With the </w:t>
      </w:r>
      <w:hyperlink r:id="rId10" w:history="1">
        <w:r>
          <w:rPr>
            <w:rFonts w:cs="Times New Roman"/>
            <w:sz w:val="18"/>
            <w:szCs w:val="18"/>
          </w:rPr>
          <w:t>short-term</w:t>
        </w:r>
      </w:hyperlink>
      <w:r>
        <w:rPr>
          <w:rFonts w:cs="Times New Roman"/>
          <w:sz w:val="18"/>
          <w:szCs w:val="18"/>
        </w:rPr>
        <w:t> </w:t>
      </w:r>
      <w:hyperlink r:id="rId11" w:history="1">
        <w:r>
          <w:rPr>
            <w:rFonts w:cs="Times New Roman"/>
            <w:sz w:val="18"/>
            <w:szCs w:val="18"/>
          </w:rPr>
          <w:t>memory</w:t>
        </w:r>
      </w:hyperlink>
      <w:r>
        <w:rPr>
          <w:rFonts w:cs="Times New Roman" w:hint="eastAsia"/>
          <w:sz w:val="18"/>
          <w:szCs w:val="18"/>
        </w:rPr>
        <w:t xml:space="preserve"> research method, the experimental results show that 1) The braille learning </w:t>
      </w:r>
      <w:r>
        <w:rPr>
          <w:rFonts w:cs="Times New Roman"/>
          <w:sz w:val="18"/>
          <w:szCs w:val="18"/>
        </w:rPr>
        <w:t>efficiency</w:t>
      </w:r>
      <w:r>
        <w:rPr>
          <w:rFonts w:cs="Times New Roman" w:hint="eastAsia"/>
          <w:sz w:val="18"/>
          <w:szCs w:val="18"/>
        </w:rPr>
        <w:t xml:space="preserve"> is highest </w:t>
      </w:r>
      <w:r>
        <w:rPr>
          <w:rFonts w:cs="Times New Roman"/>
          <w:sz w:val="18"/>
          <w:szCs w:val="18"/>
        </w:rPr>
        <w:t xml:space="preserve">with the combination of </w:t>
      </w:r>
      <w:r>
        <w:rPr>
          <w:rFonts w:cs="Times New Roman" w:hint="eastAsia"/>
          <w:sz w:val="18"/>
          <w:szCs w:val="18"/>
        </w:rPr>
        <w:t xml:space="preserve">visual, </w:t>
      </w:r>
      <w:r>
        <w:rPr>
          <w:rFonts w:cs="Times New Roman"/>
          <w:sz w:val="18"/>
          <w:szCs w:val="18"/>
        </w:rPr>
        <w:t>auditory and tactile stimul</w:t>
      </w:r>
      <w:r>
        <w:rPr>
          <w:rFonts w:cs="Times New Roman" w:hint="eastAsia"/>
          <w:sz w:val="18"/>
          <w:szCs w:val="18"/>
        </w:rPr>
        <w:t>i</w:t>
      </w:r>
      <w:del w:id="50" w:author="杨文珍" w:date="2020-12-10T22:08:00Z">
        <w:r>
          <w:rPr>
            <w:rFonts w:cs="Times New Roman"/>
            <w:sz w:val="18"/>
            <w:szCs w:val="18"/>
          </w:rPr>
          <w:delText>. T</w:delText>
        </w:r>
      </w:del>
      <w:ins w:id="51" w:author="杨文珍" w:date="2020-12-10T22:08:00Z">
        <w:r>
          <w:rPr>
            <w:rFonts w:cs="Times New Roman" w:hint="eastAsia"/>
            <w:sz w:val="18"/>
            <w:szCs w:val="18"/>
          </w:rPr>
          <w:t>, t</w:t>
        </w:r>
      </w:ins>
      <w:r>
        <w:rPr>
          <w:rFonts w:cs="Times New Roman"/>
          <w:sz w:val="18"/>
          <w:szCs w:val="18"/>
        </w:rPr>
        <w:t xml:space="preserve">hus, </w:t>
      </w:r>
      <w:r>
        <w:rPr>
          <w:rFonts w:cs="Times New Roman" w:hint="eastAsia"/>
          <w:sz w:val="18"/>
          <w:szCs w:val="18"/>
        </w:rPr>
        <w:t xml:space="preserve">for the people with weak vision, </w:t>
      </w:r>
      <w:ins w:id="52" w:author="杨文珍" w:date="2020-12-10T22:08:00Z">
        <w:r>
          <w:rPr>
            <w:rFonts w:cs="Times New Roman" w:hint="eastAsia"/>
            <w:sz w:val="18"/>
            <w:szCs w:val="18"/>
          </w:rPr>
          <w:t xml:space="preserve">the </w:t>
        </w:r>
      </w:ins>
      <w:r>
        <w:rPr>
          <w:rFonts w:cs="Times New Roman" w:hint="eastAsia"/>
          <w:sz w:val="18"/>
          <w:szCs w:val="18"/>
        </w:rPr>
        <w:t xml:space="preserve">visual stimulus is powerful to improve their braille learning </w:t>
      </w:r>
      <w:r>
        <w:rPr>
          <w:rFonts w:cs="Times New Roman"/>
          <w:sz w:val="18"/>
          <w:szCs w:val="18"/>
        </w:rPr>
        <w:t>efficiency.</w:t>
      </w:r>
      <w:r>
        <w:rPr>
          <w:rFonts w:cs="Times New Roman" w:hint="eastAsia"/>
          <w:sz w:val="18"/>
          <w:szCs w:val="18"/>
        </w:rPr>
        <w:t xml:space="preserve"> 2) The braille learning </w:t>
      </w:r>
      <w:r>
        <w:rPr>
          <w:rFonts w:cs="Times New Roman"/>
          <w:sz w:val="18"/>
          <w:szCs w:val="18"/>
        </w:rPr>
        <w:t>efficiency</w:t>
      </w:r>
      <w:r>
        <w:rPr>
          <w:rFonts w:cs="Times New Roman" w:hint="eastAsia"/>
          <w:sz w:val="18"/>
          <w:szCs w:val="18"/>
        </w:rPr>
        <w:t xml:space="preserve"> is </w:t>
      </w:r>
      <w:del w:id="53" w:author="杨文珍" w:date="2020-12-10T22:09:00Z">
        <w:r>
          <w:rPr>
            <w:rFonts w:cs="Times New Roman"/>
            <w:sz w:val="18"/>
            <w:szCs w:val="18"/>
          </w:rPr>
          <w:delText>not high</w:delText>
        </w:r>
      </w:del>
      <w:ins w:id="54" w:author="杨文珍" w:date="2020-12-10T22:09:00Z">
        <w:r>
          <w:rPr>
            <w:rFonts w:cs="Times New Roman" w:hint="eastAsia"/>
            <w:sz w:val="18"/>
            <w:szCs w:val="18"/>
          </w:rPr>
          <w:t>lower</w:t>
        </w:r>
      </w:ins>
      <w:r>
        <w:rPr>
          <w:rFonts w:cs="Times New Roman" w:hint="eastAsia"/>
          <w:sz w:val="18"/>
          <w:szCs w:val="18"/>
        </w:rPr>
        <w:t xml:space="preserve"> </w:t>
      </w:r>
      <w:r>
        <w:rPr>
          <w:rFonts w:cs="Times New Roman"/>
          <w:sz w:val="18"/>
          <w:szCs w:val="18"/>
        </w:rPr>
        <w:t>with the combination of</w:t>
      </w:r>
      <w:r>
        <w:rPr>
          <w:rFonts w:cs="Times New Roman" w:hint="eastAsia"/>
          <w:sz w:val="18"/>
          <w:szCs w:val="18"/>
        </w:rPr>
        <w:t xml:space="preserve"> </w:t>
      </w:r>
      <w:r>
        <w:rPr>
          <w:rFonts w:cs="Times New Roman"/>
          <w:sz w:val="18"/>
          <w:szCs w:val="18"/>
        </w:rPr>
        <w:t>auditory and tactile stimul</w:t>
      </w:r>
      <w:r>
        <w:rPr>
          <w:rFonts w:cs="Times New Roman" w:hint="eastAsia"/>
          <w:sz w:val="18"/>
          <w:szCs w:val="18"/>
        </w:rPr>
        <w:t>i</w:t>
      </w:r>
      <w:del w:id="55" w:author="杨文珍" w:date="2020-12-10T22:08:00Z">
        <w:r>
          <w:rPr>
            <w:rFonts w:cs="Times New Roman"/>
            <w:sz w:val="18"/>
            <w:szCs w:val="18"/>
          </w:rPr>
          <w:delText>. T</w:delText>
        </w:r>
      </w:del>
      <w:ins w:id="56" w:author="杨文珍" w:date="2020-12-10T22:08:00Z">
        <w:r>
          <w:rPr>
            <w:rFonts w:cs="Times New Roman" w:hint="eastAsia"/>
            <w:sz w:val="18"/>
            <w:szCs w:val="18"/>
          </w:rPr>
          <w:t>,</w:t>
        </w:r>
      </w:ins>
      <w:ins w:id="57" w:author="杨文珍" w:date="2020-12-10T22:09:00Z">
        <w:r>
          <w:rPr>
            <w:rFonts w:cs="Times New Roman" w:hint="eastAsia"/>
            <w:sz w:val="18"/>
            <w:szCs w:val="18"/>
          </w:rPr>
          <w:t xml:space="preserve"> t</w:t>
        </w:r>
      </w:ins>
      <w:r>
        <w:rPr>
          <w:rFonts w:cs="Times New Roman" w:hint="eastAsia"/>
          <w:sz w:val="18"/>
          <w:szCs w:val="18"/>
        </w:rPr>
        <w:t>hus, it is hard for the blind to master braille in short period</w:t>
      </w:r>
      <w:r>
        <w:rPr>
          <w:rFonts w:cs="Times New Roman"/>
          <w:sz w:val="18"/>
          <w:szCs w:val="18"/>
        </w:rPr>
        <w:t>.</w:t>
      </w:r>
      <w:ins w:id="58" w:author="杨文珍" w:date="2020-12-10T22:09:00Z">
        <w:r>
          <w:rPr>
            <w:rFonts w:cs="Times New Roman" w:hint="eastAsia"/>
            <w:sz w:val="18"/>
            <w:szCs w:val="18"/>
          </w:rPr>
          <w:t xml:space="preserve"> </w:t>
        </w:r>
      </w:ins>
      <w:r>
        <w:rPr>
          <w:rFonts w:cs="Times New Roman" w:hint="eastAsia"/>
          <w:sz w:val="18"/>
          <w:szCs w:val="18"/>
        </w:rPr>
        <w:t xml:space="preserve">3) The braille learning </w:t>
      </w:r>
      <w:r>
        <w:rPr>
          <w:rFonts w:cs="Times New Roman"/>
          <w:sz w:val="18"/>
          <w:szCs w:val="18"/>
        </w:rPr>
        <w:t>efficiency</w:t>
      </w:r>
      <w:r>
        <w:rPr>
          <w:rFonts w:cs="Times New Roman" w:hint="eastAsia"/>
          <w:sz w:val="18"/>
          <w:szCs w:val="18"/>
        </w:rPr>
        <w:t xml:space="preserve"> is very low </w:t>
      </w:r>
      <w:r>
        <w:rPr>
          <w:rFonts w:cs="Times New Roman"/>
          <w:sz w:val="18"/>
          <w:szCs w:val="18"/>
        </w:rPr>
        <w:t xml:space="preserve">with </w:t>
      </w:r>
      <w:r>
        <w:rPr>
          <w:rFonts w:cs="Times New Roman" w:hint="eastAsia"/>
          <w:sz w:val="18"/>
          <w:szCs w:val="18"/>
        </w:rPr>
        <w:t xml:space="preserve">only </w:t>
      </w:r>
      <w:ins w:id="59" w:author="杨文珍" w:date="2020-12-10T22:09:00Z">
        <w:r>
          <w:rPr>
            <w:rFonts w:cs="Times New Roman" w:hint="eastAsia"/>
            <w:sz w:val="18"/>
            <w:szCs w:val="18"/>
          </w:rPr>
          <w:t xml:space="preserve">the </w:t>
        </w:r>
      </w:ins>
      <w:r>
        <w:rPr>
          <w:rFonts w:cs="Times New Roman"/>
          <w:sz w:val="18"/>
          <w:szCs w:val="18"/>
        </w:rPr>
        <w:t xml:space="preserve">auditory </w:t>
      </w:r>
      <w:r>
        <w:rPr>
          <w:rFonts w:cs="Times New Roman" w:hint="eastAsia"/>
          <w:sz w:val="18"/>
          <w:szCs w:val="18"/>
        </w:rPr>
        <w:t>stimulus</w:t>
      </w:r>
      <w:del w:id="60" w:author="杨文珍" w:date="2020-12-10T22:09:00Z">
        <w:r>
          <w:rPr>
            <w:rFonts w:cs="Times New Roman"/>
            <w:sz w:val="18"/>
            <w:szCs w:val="18"/>
          </w:rPr>
          <w:delText>. T</w:delText>
        </w:r>
      </w:del>
      <w:ins w:id="61" w:author="杨文珍" w:date="2020-12-10T22:09:00Z">
        <w:r>
          <w:rPr>
            <w:rFonts w:cs="Times New Roman" w:hint="eastAsia"/>
            <w:sz w:val="18"/>
            <w:szCs w:val="18"/>
          </w:rPr>
          <w:t>, t</w:t>
        </w:r>
      </w:ins>
      <w:r>
        <w:rPr>
          <w:rFonts w:cs="Times New Roman" w:hint="eastAsia"/>
          <w:sz w:val="18"/>
          <w:szCs w:val="18"/>
        </w:rPr>
        <w:t>hus,</w:t>
      </w:r>
      <w:ins w:id="62" w:author="杨文珍" w:date="2020-12-10T22:10:00Z">
        <w:r>
          <w:rPr>
            <w:rFonts w:cs="Times New Roman" w:hint="eastAsia"/>
            <w:sz w:val="18"/>
            <w:szCs w:val="18"/>
          </w:rPr>
          <w:t xml:space="preserve"> </w:t>
        </w:r>
      </w:ins>
      <w:del w:id="63" w:author="杨文珍" w:date="2020-12-10T22:10:00Z">
        <w:r>
          <w:rPr>
            <w:rFonts w:cs="Times New Roman" w:hint="eastAsia"/>
            <w:sz w:val="18"/>
            <w:szCs w:val="18"/>
          </w:rPr>
          <w:delText xml:space="preserve"> the </w:delText>
        </w:r>
        <w:r>
          <w:rPr>
            <w:rFonts w:cs="Times New Roman"/>
            <w:sz w:val="18"/>
            <w:szCs w:val="18"/>
          </w:rPr>
          <w:delText xml:space="preserve">development of </w:delText>
        </w:r>
      </w:del>
      <w:r>
        <w:rPr>
          <w:rFonts w:cs="Times New Roman"/>
          <w:sz w:val="18"/>
          <w:szCs w:val="18"/>
        </w:rPr>
        <w:t xml:space="preserve">the </w:t>
      </w:r>
      <w:r>
        <w:rPr>
          <w:rFonts w:cs="Times New Roman" w:hint="eastAsia"/>
          <w:sz w:val="18"/>
          <w:szCs w:val="18"/>
        </w:rPr>
        <w:t>APP</w:t>
      </w:r>
      <w:del w:id="64" w:author="杨文珍" w:date="2020-12-10T22:12:00Z">
        <w:r>
          <w:rPr>
            <w:rFonts w:cs="Times New Roman"/>
            <w:sz w:val="18"/>
            <w:szCs w:val="18"/>
          </w:rPr>
          <w:delText xml:space="preserve"> to learn braille </w:delText>
        </w:r>
      </w:del>
      <w:ins w:id="65" w:author="杨文珍" w:date="2020-12-10T22:12:00Z">
        <w:r>
          <w:rPr>
            <w:rFonts w:cs="Times New Roman" w:hint="eastAsia"/>
            <w:sz w:val="18"/>
            <w:szCs w:val="18"/>
          </w:rPr>
          <w:t xml:space="preserve"> </w:t>
        </w:r>
      </w:ins>
      <w:ins w:id="66" w:author="杨文珍" w:date="2020-12-10T22:10:00Z">
        <w:r>
          <w:rPr>
            <w:rFonts w:cs="Times New Roman" w:hint="eastAsia"/>
            <w:sz w:val="18"/>
            <w:szCs w:val="18"/>
          </w:rPr>
          <w:t xml:space="preserve">only </w:t>
        </w:r>
      </w:ins>
      <w:del w:id="67" w:author="杨文珍" w:date="2020-12-10T22:10:00Z">
        <w:r>
          <w:rPr>
            <w:rFonts w:cs="Times New Roman"/>
            <w:sz w:val="18"/>
            <w:szCs w:val="18"/>
          </w:rPr>
          <w:delText>by</w:delText>
        </w:r>
      </w:del>
      <w:ins w:id="68" w:author="杨文珍" w:date="2020-12-10T22:10:00Z">
        <w:r>
          <w:rPr>
            <w:rFonts w:cs="Times New Roman" w:hint="eastAsia"/>
            <w:sz w:val="18"/>
            <w:szCs w:val="18"/>
          </w:rPr>
          <w:t xml:space="preserve">providing the </w:t>
        </w:r>
      </w:ins>
      <w:ins w:id="69" w:author="杨文珍" w:date="2020-12-10T22:12:00Z">
        <w:r>
          <w:rPr>
            <w:rFonts w:cs="Times New Roman"/>
            <w:sz w:val="18"/>
            <w:szCs w:val="18"/>
          </w:rPr>
          <w:t xml:space="preserve">auditory </w:t>
        </w:r>
        <w:r>
          <w:rPr>
            <w:rFonts w:cs="Times New Roman" w:hint="eastAsia"/>
            <w:sz w:val="18"/>
            <w:szCs w:val="18"/>
          </w:rPr>
          <w:t>stimulus</w:t>
        </w:r>
      </w:ins>
      <w:r>
        <w:rPr>
          <w:rFonts w:cs="Times New Roman" w:hint="eastAsia"/>
          <w:sz w:val="18"/>
          <w:szCs w:val="18"/>
        </w:rPr>
        <w:t xml:space="preserve"> </w:t>
      </w:r>
      <w:del w:id="70" w:author="杨文珍" w:date="2020-12-10T22:10:00Z">
        <w:r>
          <w:rPr>
            <w:rFonts w:cs="Times New Roman"/>
            <w:sz w:val="18"/>
            <w:szCs w:val="18"/>
          </w:rPr>
          <w:delText>audition</w:delText>
        </w:r>
      </w:del>
      <w:ins w:id="71" w:author="杨文珍" w:date="2020-12-10T22:10:00Z">
        <w:r>
          <w:rPr>
            <w:rFonts w:cs="Times New Roman" w:hint="eastAsia"/>
            <w:sz w:val="18"/>
            <w:szCs w:val="18"/>
          </w:rPr>
          <w:t>to learn braille</w:t>
        </w:r>
      </w:ins>
      <w:r>
        <w:rPr>
          <w:rFonts w:cs="Times New Roman"/>
          <w:sz w:val="18"/>
          <w:szCs w:val="18"/>
        </w:rPr>
        <w:t xml:space="preserve"> is</w:t>
      </w:r>
      <w:r>
        <w:rPr>
          <w:rFonts w:cs="Times New Roman" w:hint="eastAsia"/>
          <w:sz w:val="18"/>
          <w:szCs w:val="18"/>
        </w:rPr>
        <w:t xml:space="preserve"> less useful.</w:t>
      </w:r>
      <w:bookmarkEnd w:id="49"/>
    </w:p>
    <w:p w14:paraId="6B702635" w14:textId="7D280CF3" w:rsidR="00D64B68" w:rsidRDefault="000A1BC9">
      <w:pPr>
        <w:ind w:firstLineChars="0" w:firstLine="0"/>
      </w:pPr>
      <w:r>
        <w:rPr>
          <w:rFonts w:cs="Times New Roman"/>
          <w:b/>
          <w:bCs/>
          <w:sz w:val="18"/>
          <w:szCs w:val="18"/>
        </w:rPr>
        <w:t>Keywords</w:t>
      </w:r>
      <w:r>
        <w:rPr>
          <w:rFonts w:cs="Times New Roman"/>
          <w:sz w:val="18"/>
          <w:szCs w:val="18"/>
        </w:rPr>
        <w:t xml:space="preserve"> Braille</w:t>
      </w:r>
      <w:del w:id="72" w:author="杨文珍" w:date="2020-12-10T22:17:00Z">
        <w:r>
          <w:rPr>
            <w:rFonts w:cs="Times New Roman"/>
            <w:sz w:val="18"/>
            <w:szCs w:val="18"/>
          </w:rPr>
          <w:delText xml:space="preserve">, </w:delText>
        </w:r>
      </w:del>
      <w:ins w:id="73" w:author="杨文珍" w:date="2020-12-10T22:17:00Z">
        <w:r>
          <w:rPr>
            <w:rFonts w:cs="Times New Roman" w:hint="eastAsia"/>
            <w:sz w:val="18"/>
            <w:szCs w:val="18"/>
          </w:rPr>
          <w:t xml:space="preserve">; </w:t>
        </w:r>
      </w:ins>
      <w:ins w:id="74" w:author="杨文珍" w:date="2020-12-10T22:18:00Z">
        <w:r>
          <w:rPr>
            <w:rFonts w:cs="Times New Roman" w:hint="eastAsia"/>
            <w:sz w:val="18"/>
            <w:szCs w:val="18"/>
          </w:rPr>
          <w:t>M</w:t>
        </w:r>
      </w:ins>
      <w:ins w:id="75" w:author="杨文珍" w:date="2020-12-10T22:17:00Z">
        <w:r>
          <w:rPr>
            <w:rFonts w:cs="Times New Roman"/>
            <w:sz w:val="18"/>
            <w:szCs w:val="18"/>
          </w:rPr>
          <w:t>ulti-</w:t>
        </w:r>
        <w:r>
          <w:rPr>
            <w:rFonts w:cs="Times New Roman" w:hint="eastAsia"/>
            <w:sz w:val="18"/>
            <w:szCs w:val="18"/>
          </w:rPr>
          <w:t>sensorial chann</w:t>
        </w:r>
        <w:del w:id="76" w:author="陈 楷闻" w:date="2020-12-11T09:49:00Z">
          <w:r w:rsidDel="00155480">
            <w:rPr>
              <w:rFonts w:cs="Times New Roman" w:hint="eastAsia"/>
              <w:sz w:val="18"/>
              <w:szCs w:val="18"/>
            </w:rPr>
            <w:delText>a</w:delText>
          </w:r>
        </w:del>
      </w:ins>
      <w:ins w:id="77" w:author="陈 楷闻" w:date="2020-12-11T09:49:00Z">
        <w:r w:rsidR="00155480">
          <w:rPr>
            <w:rFonts w:cs="Times New Roman"/>
            <w:sz w:val="18"/>
            <w:szCs w:val="18"/>
          </w:rPr>
          <w:t>e</w:t>
        </w:r>
      </w:ins>
      <w:ins w:id="78" w:author="杨文珍" w:date="2020-12-10T22:17:00Z">
        <w:r>
          <w:rPr>
            <w:rFonts w:cs="Times New Roman" w:hint="eastAsia"/>
            <w:sz w:val="18"/>
            <w:szCs w:val="18"/>
          </w:rPr>
          <w:t>ls</w:t>
        </w:r>
      </w:ins>
      <w:ins w:id="79" w:author="杨文珍" w:date="2020-12-10T22:18:00Z">
        <w:r>
          <w:rPr>
            <w:rFonts w:cs="Times New Roman" w:hint="eastAsia"/>
            <w:sz w:val="18"/>
            <w:szCs w:val="18"/>
          </w:rPr>
          <w:t xml:space="preserve">; </w:t>
        </w:r>
      </w:ins>
      <w:r>
        <w:rPr>
          <w:rFonts w:cs="Times New Roman" w:hint="eastAsia"/>
          <w:sz w:val="18"/>
          <w:szCs w:val="18"/>
        </w:rPr>
        <w:t xml:space="preserve">Information match </w:t>
      </w:r>
      <w:r>
        <w:rPr>
          <w:rFonts w:cs="Times New Roman"/>
          <w:sz w:val="18"/>
          <w:szCs w:val="18"/>
        </w:rPr>
        <w:t>algorithm</w:t>
      </w:r>
      <w:del w:id="80" w:author="杨文珍" w:date="2020-12-10T22:18:00Z">
        <w:r>
          <w:rPr>
            <w:rFonts w:cs="Times New Roman"/>
            <w:sz w:val="18"/>
            <w:szCs w:val="18"/>
          </w:rPr>
          <w:delText xml:space="preserve">, </w:delText>
        </w:r>
      </w:del>
      <w:ins w:id="81" w:author="杨文珍" w:date="2020-12-10T22:18:00Z">
        <w:r>
          <w:rPr>
            <w:rFonts w:cs="Times New Roman" w:hint="eastAsia"/>
            <w:sz w:val="18"/>
            <w:szCs w:val="18"/>
          </w:rPr>
          <w:t>; V</w:t>
        </w:r>
        <w:r>
          <w:rPr>
            <w:rFonts w:cs="Times New Roman"/>
            <w:sz w:val="18"/>
            <w:szCs w:val="18"/>
          </w:rPr>
          <w:t xml:space="preserve">isually impaired </w:t>
        </w:r>
        <w:r>
          <w:rPr>
            <w:rFonts w:cs="Times New Roman" w:hint="eastAsia"/>
            <w:sz w:val="18"/>
            <w:szCs w:val="18"/>
          </w:rPr>
          <w:t>people</w:t>
        </w:r>
      </w:ins>
      <w:del w:id="82" w:author="杨文珍" w:date="2020-12-10T22:18:00Z">
        <w:r>
          <w:rPr>
            <w:rFonts w:cs="Times New Roman" w:hint="eastAsia"/>
            <w:sz w:val="18"/>
            <w:szCs w:val="18"/>
          </w:rPr>
          <w:delText>V</w:delText>
        </w:r>
        <w:r>
          <w:rPr>
            <w:rFonts w:cs="Times New Roman"/>
            <w:sz w:val="18"/>
            <w:szCs w:val="18"/>
          </w:rPr>
          <w:delText>isual</w:delText>
        </w:r>
        <w:r>
          <w:rPr>
            <w:rFonts w:cs="Times New Roman" w:hint="eastAsia"/>
            <w:sz w:val="18"/>
            <w:szCs w:val="18"/>
          </w:rPr>
          <w:delText xml:space="preserve"> </w:delText>
        </w:r>
        <w:r>
          <w:rPr>
            <w:rFonts w:cs="Times New Roman"/>
            <w:sz w:val="18"/>
            <w:szCs w:val="18"/>
          </w:rPr>
          <w:delText xml:space="preserve">stimuli, </w:delText>
        </w:r>
        <w:r>
          <w:rPr>
            <w:rFonts w:cs="Times New Roman" w:hint="eastAsia"/>
            <w:sz w:val="18"/>
            <w:szCs w:val="18"/>
          </w:rPr>
          <w:delText>A</w:delText>
        </w:r>
        <w:r>
          <w:rPr>
            <w:rFonts w:cs="Times New Roman"/>
            <w:sz w:val="18"/>
            <w:szCs w:val="18"/>
          </w:rPr>
          <w:delText>uditory</w:delText>
        </w:r>
        <w:r>
          <w:rPr>
            <w:rFonts w:cs="Times New Roman" w:hint="eastAsia"/>
            <w:sz w:val="18"/>
            <w:szCs w:val="18"/>
          </w:rPr>
          <w:delText xml:space="preserve"> </w:delText>
        </w:r>
        <w:r>
          <w:rPr>
            <w:rFonts w:cs="Times New Roman"/>
            <w:sz w:val="18"/>
            <w:szCs w:val="18"/>
          </w:rPr>
          <w:delText>stimuli</w:delText>
        </w:r>
        <w:r>
          <w:rPr>
            <w:rFonts w:cs="Times New Roman" w:hint="eastAsia"/>
            <w:sz w:val="18"/>
            <w:szCs w:val="18"/>
          </w:rPr>
          <w:delText>, T</w:delText>
        </w:r>
        <w:r>
          <w:rPr>
            <w:rFonts w:cs="Times New Roman"/>
            <w:sz w:val="18"/>
            <w:szCs w:val="18"/>
          </w:rPr>
          <w:delText>actile stimuli</w:delText>
        </w:r>
      </w:del>
      <w:bookmarkStart w:id="83" w:name="_Toc54466268"/>
    </w:p>
    <w:p w14:paraId="4876BC89" w14:textId="77777777" w:rsidR="00D64B68" w:rsidRDefault="000A1BC9">
      <w:pPr>
        <w:pStyle w:val="1"/>
      </w:pPr>
      <w:r>
        <w:rPr>
          <w:rFonts w:hint="eastAsia"/>
        </w:rPr>
        <w:t>引言</w:t>
      </w:r>
      <w:bookmarkEnd w:id="83"/>
    </w:p>
    <w:p w14:paraId="0E2BA239" w14:textId="77777777" w:rsidR="00D64B68" w:rsidRDefault="000A1BC9">
      <w:pPr>
        <w:ind w:firstLine="420"/>
        <w:rPr>
          <w:rFonts w:cs="Times New Roman"/>
          <w:szCs w:val="21"/>
        </w:rPr>
      </w:pPr>
      <w:r>
        <w:rPr>
          <w:rFonts w:cs="Times New Roman" w:hint="eastAsia"/>
          <w:szCs w:val="21"/>
        </w:rPr>
        <w:t>根据世界卫生组织统计，全球约有</w:t>
      </w:r>
      <w:r>
        <w:rPr>
          <w:rFonts w:cs="Times New Roman" w:hint="eastAsia"/>
          <w:szCs w:val="21"/>
        </w:rPr>
        <w:t>2.85</w:t>
      </w:r>
      <w:r>
        <w:rPr>
          <w:rFonts w:cs="Times New Roman" w:hint="eastAsia"/>
          <w:szCs w:val="21"/>
        </w:rPr>
        <w:t>亿视力障碍人士，其中</w:t>
      </w:r>
      <w:r>
        <w:rPr>
          <w:rFonts w:cs="Times New Roman" w:hint="eastAsia"/>
          <w:szCs w:val="21"/>
        </w:rPr>
        <w:t>3900</w:t>
      </w:r>
      <w:r>
        <w:rPr>
          <w:rFonts w:cs="Times New Roman" w:hint="eastAsia"/>
          <w:szCs w:val="21"/>
        </w:rPr>
        <w:t>万人完全失去视力，</w:t>
      </w:r>
      <w:r>
        <w:rPr>
          <w:rFonts w:cs="Times New Roman" w:hint="eastAsia"/>
          <w:szCs w:val="21"/>
        </w:rPr>
        <w:t>2.46</w:t>
      </w:r>
      <w:r>
        <w:rPr>
          <w:rFonts w:cs="Times New Roman" w:hint="eastAsia"/>
          <w:szCs w:val="21"/>
        </w:rPr>
        <w:t>亿人为视力残余人士</w:t>
      </w:r>
      <w:r>
        <w:rPr>
          <w:rFonts w:cs="Times New Roman"/>
          <w:szCs w:val="21"/>
          <w:vertAlign w:val="superscript"/>
        </w:rPr>
        <w:t>[</w:t>
      </w:r>
      <w:r>
        <w:rPr>
          <w:rFonts w:cs="Times New Roman"/>
          <w:szCs w:val="21"/>
          <w:vertAlign w:val="superscript"/>
        </w:rPr>
        <w:fldChar w:fldCharType="begin"/>
      </w:r>
      <w:r>
        <w:rPr>
          <w:rFonts w:cs="Times New Roman"/>
          <w:szCs w:val="21"/>
          <w:vertAlign w:val="superscript"/>
        </w:rPr>
        <w:instrText xml:space="preserve"> REF _Ref56415354 \r \h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w:t>
      </w:r>
      <w:r>
        <w:rPr>
          <w:rFonts w:cs="Times New Roman"/>
          <w:szCs w:val="21"/>
          <w:vertAlign w:val="superscript"/>
        </w:rPr>
        <w:fldChar w:fldCharType="end"/>
      </w:r>
      <w:r>
        <w:rPr>
          <w:rFonts w:cs="Times New Roman"/>
          <w:szCs w:val="21"/>
          <w:vertAlign w:val="superscript"/>
        </w:rPr>
        <w:t>,</w:t>
      </w:r>
      <w:r>
        <w:rPr>
          <w:rFonts w:cs="Times New Roman"/>
          <w:szCs w:val="21"/>
          <w:vertAlign w:val="superscript"/>
        </w:rPr>
        <w:fldChar w:fldCharType="begin"/>
      </w:r>
      <w:r>
        <w:rPr>
          <w:rFonts w:cs="Times New Roman"/>
          <w:szCs w:val="21"/>
          <w:vertAlign w:val="superscript"/>
        </w:rPr>
        <w:instrText xml:space="preserve"> REF _Ref54774179 \r \h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2]</w:t>
      </w:r>
      <w:r>
        <w:rPr>
          <w:rFonts w:cs="Times New Roman"/>
          <w:szCs w:val="21"/>
          <w:vertAlign w:val="superscript"/>
        </w:rPr>
        <w:fldChar w:fldCharType="end"/>
      </w:r>
      <w:r>
        <w:rPr>
          <w:rFonts w:cs="Times New Roman" w:hint="eastAsia"/>
          <w:szCs w:val="21"/>
        </w:rPr>
        <w:t>。目前，我国视障群体庞大，约有</w:t>
      </w:r>
      <w:r>
        <w:rPr>
          <w:rFonts w:cs="Times New Roman" w:hint="eastAsia"/>
          <w:szCs w:val="21"/>
        </w:rPr>
        <w:t>1731</w:t>
      </w:r>
      <w:r>
        <w:rPr>
          <w:rFonts w:cs="Times New Roman" w:hint="eastAsia"/>
          <w:szCs w:val="21"/>
        </w:rPr>
        <w:t>万人，其中</w:t>
      </w:r>
      <w:r>
        <w:rPr>
          <w:rFonts w:cs="Times New Roman" w:hint="eastAsia"/>
          <w:szCs w:val="21"/>
        </w:rPr>
        <w:t>824</w:t>
      </w:r>
      <w:r>
        <w:rPr>
          <w:rFonts w:cs="Times New Roman" w:hint="eastAsia"/>
          <w:szCs w:val="21"/>
        </w:rPr>
        <w:t>万人完全失去视力，</w:t>
      </w:r>
      <w:r>
        <w:rPr>
          <w:rFonts w:cs="Times New Roman" w:hint="eastAsia"/>
          <w:szCs w:val="21"/>
        </w:rPr>
        <w:t>907</w:t>
      </w:r>
      <w:r>
        <w:rPr>
          <w:rFonts w:cs="Times New Roman" w:hint="eastAsia"/>
          <w:szCs w:val="21"/>
        </w:rPr>
        <w:t>万为视力残余人士。盲文是视障人士获取信息，学习知识的重要媒介，高效的盲文学习方法对于广大视障人士而言意义重大。</w:t>
      </w:r>
    </w:p>
    <w:p w14:paraId="3AFB1F00" w14:textId="77777777" w:rsidR="00D64B68" w:rsidRDefault="000A1BC9">
      <w:pPr>
        <w:ind w:firstLine="420"/>
        <w:rPr>
          <w:rFonts w:cs="Times New Roman"/>
          <w:szCs w:val="21"/>
        </w:rPr>
      </w:pPr>
      <w:r>
        <w:rPr>
          <w:rFonts w:cs="Times New Roman" w:hint="eastAsia"/>
          <w:szCs w:val="21"/>
        </w:rPr>
        <w:t>长期以来，视障人士依赖纸质书籍学习盲文。当盲童指尖摸读纸质盲文教材时，盲校老师在旁边解释盲文点位触觉刺激的含义，通过语音帮助盲童建立起盲文点位触觉信息和文字之间的映射关系</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_Ref56415125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[3]</w:t>
      </w:r>
      <w:r>
        <w:rPr>
          <w:rFonts w:cs="Times New Roman"/>
          <w:szCs w:val="21"/>
          <w:vertAlign w:val="superscript"/>
        </w:rPr>
        <w:fldChar w:fldCharType="end"/>
      </w:r>
      <w:r>
        <w:rPr>
          <w:rFonts w:cs="Times New Roman" w:hint="eastAsia"/>
          <w:szCs w:val="21"/>
        </w:rPr>
        <w:t>。为了提高盲文学习效率，</w:t>
      </w:r>
      <w:r>
        <w:rPr>
          <w:rFonts w:cs="Times New Roman" w:hint="eastAsia"/>
          <w:szCs w:val="21"/>
        </w:rPr>
        <w:t>Elliott</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_Ref56415131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[4]</w:t>
      </w:r>
      <w:r>
        <w:rPr>
          <w:rFonts w:cs="Times New Roman"/>
          <w:szCs w:val="21"/>
          <w:vertAlign w:val="superscript"/>
        </w:rPr>
        <w:fldChar w:fldCharType="end"/>
      </w:r>
      <w:r>
        <w:rPr>
          <w:rFonts w:cs="Times New Roman" w:hint="eastAsia"/>
          <w:szCs w:val="21"/>
        </w:rPr>
        <w:t>以儿歌的方式，加深盲童对盲文点位触觉刺激的记忆。但是，纸质盲文教材造价高昂，工艺复杂，制作时间较长，内容滞后，存在不便携、不易用和学习效率低等问题。而且，基于纸质书籍的盲文学习方法，视障人士无法独立学会盲文，需要他人的辅助。因此，广大视障人士非常渴望</w:t>
      </w:r>
      <w:ins w:id="84" w:author="杨文珍" w:date="2020-12-10T22:20:00Z">
        <w:r>
          <w:rPr>
            <w:rFonts w:cs="Times New Roman" w:hint="eastAsia"/>
            <w:szCs w:val="21"/>
          </w:rPr>
          <w:t>一种</w:t>
        </w:r>
      </w:ins>
      <w:r>
        <w:rPr>
          <w:rFonts w:cs="Times New Roman" w:hint="eastAsia"/>
          <w:szCs w:val="21"/>
        </w:rPr>
        <w:t>高效且无障碍的盲文学习方法，来满足他们自主学习的需求。</w:t>
      </w:r>
    </w:p>
    <w:p w14:paraId="4EE128FA" w14:textId="77777777" w:rsidR="00D64B68" w:rsidRDefault="000A1BC9">
      <w:pPr>
        <w:ind w:firstLine="420"/>
        <w:rPr>
          <w:rFonts w:cs="Times New Roman"/>
          <w:szCs w:val="21"/>
        </w:rPr>
      </w:pPr>
      <w:r>
        <w:rPr>
          <w:rFonts w:cs="Times New Roman"/>
          <w:szCs w:val="21"/>
        </w:rPr>
        <w:t>Watanabe</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_Ref56415138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[5]</w:t>
      </w:r>
      <w:r>
        <w:rPr>
          <w:rFonts w:cs="Times New Roman"/>
          <w:szCs w:val="21"/>
          <w:vertAlign w:val="superscript"/>
        </w:rPr>
        <w:fldChar w:fldCharType="end"/>
      </w:r>
      <w:r>
        <w:rPr>
          <w:rFonts w:cs="Times New Roman" w:hint="eastAsia"/>
          <w:szCs w:val="21"/>
        </w:rPr>
        <w:t>开发了一种盲文教材辅助教学装置，</w:t>
      </w:r>
      <w:r>
        <w:rPr>
          <w:rFonts w:cs="Times New Roman"/>
          <w:szCs w:val="21"/>
        </w:rPr>
        <w:t>可以</w:t>
      </w:r>
      <w:r>
        <w:rPr>
          <w:rFonts w:cs="Times New Roman" w:hint="eastAsia"/>
          <w:szCs w:val="21"/>
        </w:rPr>
        <w:t>引导</w:t>
      </w:r>
      <w:r>
        <w:rPr>
          <w:rFonts w:cs="Times New Roman"/>
          <w:szCs w:val="21"/>
        </w:rPr>
        <w:t>视障人士</w:t>
      </w:r>
      <w:r>
        <w:rPr>
          <w:rFonts w:cs="Times New Roman" w:hint="eastAsia"/>
          <w:szCs w:val="21"/>
        </w:rPr>
        <w:t>按照规定方向摸读盲文</w:t>
      </w:r>
      <w:r>
        <w:rPr>
          <w:rFonts w:cs="Times New Roman"/>
          <w:szCs w:val="21"/>
        </w:rPr>
        <w:t>，并</w:t>
      </w:r>
      <w:r>
        <w:rPr>
          <w:rFonts w:cs="Times New Roman" w:hint="eastAsia"/>
          <w:szCs w:val="21"/>
        </w:rPr>
        <w:t>提供</w:t>
      </w:r>
      <w:r>
        <w:rPr>
          <w:rFonts w:cs="Times New Roman"/>
          <w:szCs w:val="21"/>
        </w:rPr>
        <w:t>听觉刺激，</w:t>
      </w:r>
      <w:r>
        <w:rPr>
          <w:rFonts w:cs="Times New Roman" w:hint="eastAsia"/>
          <w:szCs w:val="21"/>
        </w:rPr>
        <w:t>但是</w:t>
      </w:r>
      <w:r>
        <w:rPr>
          <w:rFonts w:cs="Times New Roman"/>
          <w:szCs w:val="21"/>
        </w:rPr>
        <w:t>，</w:t>
      </w:r>
      <w:r>
        <w:rPr>
          <w:rFonts w:cs="Times New Roman" w:hint="eastAsia"/>
          <w:szCs w:val="21"/>
        </w:rPr>
        <w:t>该装置</w:t>
      </w:r>
      <w:r>
        <w:rPr>
          <w:rFonts w:cs="Times New Roman"/>
          <w:szCs w:val="21"/>
        </w:rPr>
        <w:t>仅支持</w:t>
      </w:r>
      <w:r>
        <w:rPr>
          <w:rFonts w:cs="Times New Roman" w:hint="eastAsia"/>
          <w:szCs w:val="21"/>
        </w:rPr>
        <w:t>有限且特定的盲文教材，无法提供其他盲文教材</w:t>
      </w:r>
      <w:r>
        <w:rPr>
          <w:rFonts w:cs="Times New Roman"/>
          <w:szCs w:val="21"/>
        </w:rPr>
        <w:t>。</w:t>
      </w:r>
      <w:r>
        <w:rPr>
          <w:rFonts w:cs="Times New Roman"/>
          <w:szCs w:val="21"/>
        </w:rPr>
        <w:t>Rantala</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_Ref56415145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[6]</w:t>
      </w:r>
      <w:r>
        <w:rPr>
          <w:rFonts w:cs="Times New Roman"/>
          <w:szCs w:val="21"/>
          <w:vertAlign w:val="superscript"/>
        </w:rPr>
        <w:fldChar w:fldCharType="end"/>
      </w:r>
      <w:r>
        <w:rPr>
          <w:rFonts w:cs="Times New Roman"/>
          <w:szCs w:val="21"/>
        </w:rPr>
        <w:t>设计了</w:t>
      </w:r>
      <w:r>
        <w:rPr>
          <w:rFonts w:cs="Times New Roman" w:hint="eastAsia"/>
          <w:szCs w:val="21"/>
        </w:rPr>
        <w:t>一种便携式盲文显示装置，每次只能呈现一个盲文点位，不便</w:t>
      </w:r>
      <w:r>
        <w:rPr>
          <w:rFonts w:cs="Times New Roman" w:hint="eastAsia"/>
          <w:szCs w:val="21"/>
        </w:rPr>
        <w:lastRenderedPageBreak/>
        <w:t>于</w:t>
      </w:r>
      <w:r>
        <w:rPr>
          <w:rFonts w:cs="Times New Roman"/>
          <w:szCs w:val="21"/>
        </w:rPr>
        <w:t>视障人士</w:t>
      </w:r>
      <w:r>
        <w:rPr>
          <w:rFonts w:cs="Times New Roman" w:hint="eastAsia"/>
          <w:szCs w:val="21"/>
        </w:rPr>
        <w:t>快速掌握盲文。</w:t>
      </w:r>
      <w:r>
        <w:rPr>
          <w:rFonts w:cs="Times New Roman"/>
          <w:szCs w:val="21"/>
        </w:rPr>
        <w:t>Matsuda</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_Ref56415150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[7]</w:t>
      </w:r>
      <w:r>
        <w:rPr>
          <w:rFonts w:cs="Times New Roman"/>
          <w:szCs w:val="21"/>
          <w:vertAlign w:val="superscript"/>
        </w:rPr>
        <w:fldChar w:fldCharType="end"/>
      </w:r>
      <w:r>
        <w:rPr>
          <w:rFonts w:cs="Times New Roman" w:hint="eastAsia"/>
          <w:szCs w:val="21"/>
        </w:rPr>
        <w:t>研发了一种基于语音识别的盲文教学平台，需要在老师帮助下，盲童才能学习盲文。</w:t>
      </w:r>
      <w:r>
        <w:rPr>
          <w:rFonts w:cs="Times New Roman"/>
          <w:szCs w:val="21"/>
        </w:rPr>
        <w:t>Doi</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_Ref54774187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[8]</w:t>
      </w:r>
      <w:r>
        <w:rPr>
          <w:rFonts w:cs="Times New Roman"/>
          <w:szCs w:val="21"/>
          <w:vertAlign w:val="superscript"/>
        </w:rPr>
        <w:fldChar w:fldCharType="end"/>
      </w:r>
      <w:r>
        <w:rPr>
          <w:rFonts w:cs="Times New Roman" w:hint="eastAsia"/>
          <w:szCs w:val="21"/>
        </w:rPr>
        <w:t>研发了一种</w:t>
      </w:r>
      <w:r>
        <w:rPr>
          <w:rFonts w:cs="Times New Roman"/>
          <w:szCs w:val="21"/>
        </w:rPr>
        <w:t>盲文触控笔</w:t>
      </w:r>
      <w:r>
        <w:rPr>
          <w:rFonts w:cs="Times New Roman" w:hint="eastAsia"/>
          <w:szCs w:val="21"/>
        </w:rPr>
        <w:t>，能够把盲文转化为语音，</w:t>
      </w:r>
      <w:r>
        <w:rPr>
          <w:rFonts w:cs="Times New Roman"/>
          <w:szCs w:val="21"/>
        </w:rPr>
        <w:t>帮助视障人士快速获取信息</w:t>
      </w:r>
      <w:r>
        <w:rPr>
          <w:rFonts w:cs="Times New Roman" w:hint="eastAsia"/>
          <w:szCs w:val="21"/>
        </w:rPr>
        <w:t>，但不适用于视障人士指尖摸读学习盲文。蒋小艳等人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_Ref56415165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[9]</w:t>
      </w:r>
      <w:r>
        <w:rPr>
          <w:rFonts w:cs="Times New Roman"/>
          <w:szCs w:val="21"/>
          <w:vertAlign w:val="superscript"/>
        </w:rPr>
        <w:fldChar w:fldCharType="end"/>
      </w:r>
      <w:r>
        <w:rPr>
          <w:rFonts w:cs="Times New Roman" w:hint="eastAsia"/>
          <w:szCs w:val="21"/>
        </w:rPr>
        <w:t>提出了一种基于电刺激的盲文显示方法，容易引起指尖皮肤的刺痛感，不适合</w:t>
      </w:r>
      <w:r>
        <w:rPr>
          <w:rFonts w:cs="Times New Roman"/>
          <w:szCs w:val="21"/>
        </w:rPr>
        <w:t>视障人士</w:t>
      </w:r>
      <w:r>
        <w:rPr>
          <w:rFonts w:cs="Times New Roman" w:hint="eastAsia"/>
          <w:szCs w:val="21"/>
        </w:rPr>
        <w:t>长时间使用。茅于杭等人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_Ref53675141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[10]</w:t>
      </w:r>
      <w:r>
        <w:rPr>
          <w:rFonts w:cs="Times New Roman"/>
          <w:szCs w:val="21"/>
          <w:vertAlign w:val="superscript"/>
        </w:rPr>
        <w:fldChar w:fldCharType="end"/>
      </w:r>
      <w:r>
        <w:rPr>
          <w:rFonts w:cs="Times New Roman" w:hint="eastAsia"/>
          <w:szCs w:val="21"/>
        </w:rPr>
        <w:t>利用压电陶瓷驱动器研发了一种盲文点显器</w:t>
      </w:r>
      <w:r>
        <w:rPr>
          <w:rFonts w:cs="Times New Roman"/>
          <w:szCs w:val="21"/>
        </w:rPr>
        <w:t>，</w:t>
      </w:r>
      <w:r>
        <w:rPr>
          <w:rFonts w:cs="Times New Roman" w:hint="eastAsia"/>
          <w:szCs w:val="21"/>
        </w:rPr>
        <w:t>需要配套的电脑读屏软件</w:t>
      </w:r>
      <w:r>
        <w:rPr>
          <w:rFonts w:cs="Times New Roman"/>
          <w:szCs w:val="21"/>
        </w:rPr>
        <w:t>，</w:t>
      </w:r>
      <w:r>
        <w:rPr>
          <w:rFonts w:cs="Times New Roman" w:hint="eastAsia"/>
          <w:szCs w:val="21"/>
        </w:rPr>
        <w:t>不方便</w:t>
      </w:r>
      <w:r>
        <w:rPr>
          <w:rFonts w:cs="Times New Roman"/>
          <w:szCs w:val="21"/>
        </w:rPr>
        <w:t>视障人士</w:t>
      </w:r>
      <w:r>
        <w:rPr>
          <w:rFonts w:cs="Times New Roman" w:hint="eastAsia"/>
          <w:szCs w:val="21"/>
        </w:rPr>
        <w:t>的自主学习</w:t>
      </w:r>
      <w:r>
        <w:rPr>
          <w:rFonts w:cs="Times New Roman"/>
          <w:szCs w:val="21"/>
        </w:rPr>
        <w:t>。</w:t>
      </w:r>
    </w:p>
    <w:p w14:paraId="2EEDE0D4" w14:textId="77777777" w:rsidR="00D64B68" w:rsidRDefault="000A1BC9">
      <w:pPr>
        <w:ind w:firstLine="420"/>
        <w:rPr>
          <w:rFonts w:cs="Times New Roman"/>
          <w:szCs w:val="21"/>
        </w:rPr>
      </w:pPr>
      <w:r>
        <w:rPr>
          <w:rFonts w:cs="Times New Roman" w:hint="eastAsia"/>
          <w:szCs w:val="21"/>
        </w:rPr>
        <w:t>学习盲文的本质是在</w:t>
      </w:r>
      <w:r>
        <w:rPr>
          <w:rFonts w:asciiTheme="minorHAnsi" w:hAnsiTheme="minorHAnsi" w:cs="Times New Roman" w:hint="eastAsia"/>
          <w:szCs w:val="21"/>
        </w:rPr>
        <w:t>视觉和听觉的辅助下</w:t>
      </w:r>
      <w:r>
        <w:rPr>
          <w:rFonts w:cs="Times New Roman" w:hint="eastAsia"/>
          <w:szCs w:val="21"/>
        </w:rPr>
        <w:t>，视障人士构建起盲文点位触觉信息与文字之间的映射，从而掌握盲文</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_Ref56415179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[11]</w:t>
      </w:r>
      <w:r>
        <w:rPr>
          <w:rFonts w:cs="Times New Roman"/>
          <w:szCs w:val="21"/>
          <w:vertAlign w:val="superscript"/>
        </w:rPr>
        <w:fldChar w:fldCharType="end"/>
      </w:r>
      <w:r>
        <w:rPr>
          <w:rFonts w:cs="Times New Roman" w:hint="eastAsia"/>
          <w:szCs w:val="21"/>
        </w:rPr>
        <w:t>。完全失明的人只能依靠听觉学会盲文，视力残余的人可联合</w:t>
      </w:r>
      <w:ins w:id="85" w:author="杨文珍" w:date="2020-12-10T22:22:00Z">
        <w:r>
          <w:rPr>
            <w:rFonts w:cs="Times New Roman" w:hint="eastAsia"/>
            <w:szCs w:val="21"/>
          </w:rPr>
          <w:t>听觉</w:t>
        </w:r>
        <w:r>
          <w:rPr>
            <w:rFonts w:asciiTheme="minorHAnsi" w:hAnsiTheme="minorHAnsi" w:cs="Times New Roman" w:hint="eastAsia"/>
            <w:szCs w:val="21"/>
          </w:rPr>
          <w:t>和</w:t>
        </w:r>
      </w:ins>
      <w:r>
        <w:rPr>
          <w:rFonts w:cs="Times New Roman" w:hint="eastAsia"/>
          <w:szCs w:val="21"/>
        </w:rPr>
        <w:t>微弱的视觉</w:t>
      </w:r>
      <w:del w:id="86" w:author="杨文珍" w:date="2020-12-10T22:22:00Z">
        <w:r>
          <w:rPr>
            <w:rFonts w:asciiTheme="minorHAnsi" w:hAnsiTheme="minorHAnsi" w:cs="Times New Roman" w:hint="eastAsia"/>
            <w:szCs w:val="21"/>
          </w:rPr>
          <w:delText>和</w:delText>
        </w:r>
        <w:r>
          <w:rPr>
            <w:rFonts w:cs="Times New Roman" w:hint="eastAsia"/>
            <w:szCs w:val="21"/>
          </w:rPr>
          <w:delText>听觉</w:delText>
        </w:r>
      </w:del>
      <w:r>
        <w:rPr>
          <w:rFonts w:cs="Times New Roman" w:hint="eastAsia"/>
          <w:szCs w:val="21"/>
        </w:rPr>
        <w:t>学会盲文。为了提高盲文学习效率，本文提出了一种视、听、触同步感知的数字化盲文学习方法，能够提供视觉、听觉和触觉的同步刺激，以期实现视障人士无障碍地学习盲文。</w:t>
      </w:r>
    </w:p>
    <w:p w14:paraId="76D6EEF8" w14:textId="77777777" w:rsidR="00D64B68" w:rsidRDefault="000A1BC9">
      <w:pPr>
        <w:pStyle w:val="1"/>
      </w:pPr>
      <w:r>
        <w:rPr>
          <w:rFonts w:hint="eastAsia"/>
        </w:rPr>
        <w:t>多感知信息</w:t>
      </w:r>
      <w:ins w:id="87" w:author="杨文珍" w:date="2020-12-10T22:23:00Z">
        <w:r>
          <w:rPr>
            <w:rFonts w:hint="eastAsia"/>
          </w:rPr>
          <w:t>的</w:t>
        </w:r>
      </w:ins>
      <w:r>
        <w:rPr>
          <w:rFonts w:hint="eastAsia"/>
        </w:rPr>
        <w:t>匹配算法</w:t>
      </w:r>
    </w:p>
    <w:p w14:paraId="2E9A84A6" w14:textId="77777777" w:rsidR="00D64B68" w:rsidRDefault="000A1BC9">
      <w:pPr>
        <w:pStyle w:val="2"/>
      </w:pPr>
      <w:r>
        <w:rPr>
          <w:rFonts w:hint="eastAsia"/>
        </w:rPr>
        <w:t>多感知</w:t>
      </w:r>
      <w:ins w:id="88" w:author="杨文珍" w:date="2020-12-10T22:22:00Z">
        <w:r>
          <w:rPr>
            <w:rFonts w:hint="eastAsia"/>
          </w:rPr>
          <w:t>通道</w:t>
        </w:r>
      </w:ins>
      <w:ins w:id="89" w:author="杨文珍" w:date="2020-12-10T22:36:00Z">
        <w:r>
          <w:rPr>
            <w:rFonts w:hint="eastAsia"/>
          </w:rPr>
          <w:t>的</w:t>
        </w:r>
      </w:ins>
      <w:r>
        <w:rPr>
          <w:rFonts w:hint="eastAsia"/>
        </w:rPr>
        <w:t>盲文学习机</w:t>
      </w:r>
    </w:p>
    <w:p w14:paraId="78DFA526" w14:textId="77777777" w:rsidR="00D64B68" w:rsidRDefault="000A1BC9">
      <w:pPr>
        <w:ind w:firstLine="420"/>
      </w:pPr>
      <w:r>
        <w:rPr>
          <w:rFonts w:hint="eastAsia"/>
        </w:rPr>
        <w:t>我们开发了一种多感知</w:t>
      </w:r>
      <w:ins w:id="90" w:author="杨文珍" w:date="2020-12-10T22:36:00Z">
        <w:r>
          <w:rPr>
            <w:rFonts w:hint="eastAsia"/>
          </w:rPr>
          <w:t>通道</w:t>
        </w:r>
      </w:ins>
      <w:ins w:id="91" w:author="杨文珍" w:date="2020-12-10T22:37:00Z">
        <w:r>
          <w:rPr>
            <w:rFonts w:hint="eastAsia"/>
          </w:rPr>
          <w:t>的</w:t>
        </w:r>
      </w:ins>
      <w:r>
        <w:rPr>
          <w:rFonts w:hint="eastAsia"/>
        </w:rPr>
        <w:t>盲文学习机，能够提供视觉、听觉和触觉的多通道刺激，辅助</w:t>
      </w:r>
      <w:r>
        <w:rPr>
          <w:rFonts w:cs="Times New Roman" w:hint="eastAsia"/>
          <w:szCs w:val="21"/>
        </w:rPr>
        <w:t>视障人士学习盲文</w:t>
      </w:r>
      <w:r>
        <w:rPr>
          <w:rFonts w:hint="eastAsia"/>
        </w:rPr>
        <w:t>。盲文学习机的</w:t>
      </w:r>
      <w:r>
        <w:rPr>
          <w:rFonts w:hint="eastAsia"/>
        </w:rPr>
        <w:t>4.3</w:t>
      </w:r>
      <w:r>
        <w:rPr>
          <w:rFonts w:hint="eastAsia"/>
        </w:rPr>
        <w:t>寸</w:t>
      </w:r>
      <w:r>
        <w:rPr>
          <w:rFonts w:hint="eastAsia"/>
        </w:rPr>
        <w:t>LCD</w:t>
      </w:r>
      <w:r>
        <w:rPr>
          <w:rFonts w:hint="eastAsia"/>
        </w:rPr>
        <w:t>液晶屏可以显示普通文字和盲文点位图形，提供视觉感知；盲文学习机的</w:t>
      </w:r>
      <w:r>
        <w:rPr>
          <w:rFonts w:hint="eastAsia"/>
        </w:rPr>
        <w:t>XFS5152</w:t>
      </w:r>
      <w:r>
        <w:rPr>
          <w:rFonts w:hint="eastAsia"/>
        </w:rPr>
        <w:t>语音合成芯片可以播报语音，提供听觉感知；盲文学习机的点显装置可以动态生成盲文点位，提供触觉感知，如图</w:t>
      </w:r>
      <w:r>
        <w:rPr>
          <w:rFonts w:hint="eastAsia"/>
        </w:rPr>
        <w:t>1</w:t>
      </w:r>
      <w:r>
        <w:rPr>
          <w:rFonts w:hint="eastAsia"/>
        </w:rPr>
        <w:t>所示。</w:t>
      </w:r>
    </w:p>
    <w:p w14:paraId="36CFA2A2" w14:textId="77777777" w:rsidR="00D64B68" w:rsidRDefault="000A1BC9">
      <w:pPr>
        <w:ind w:firstLine="420"/>
      </w:pPr>
      <w:r>
        <w:rPr>
          <w:rFonts w:hint="eastAsia"/>
        </w:rPr>
        <w:t>盲文学习机是基于</w:t>
      </w:r>
      <w:r>
        <w:rPr>
          <w:rFonts w:hint="eastAsia"/>
        </w:rPr>
        <w:t>STM32F103ZET6</w:t>
      </w:r>
      <w:r>
        <w:rPr>
          <w:rFonts w:hint="eastAsia"/>
        </w:rPr>
        <w:t>芯片开发的嵌入式系统，通过</w:t>
      </w:r>
      <w:r>
        <w:rPr>
          <w:rFonts w:hint="eastAsia"/>
        </w:rPr>
        <w:t>FatFs</w:t>
      </w:r>
      <w:r>
        <w:rPr>
          <w:rFonts w:hint="eastAsia"/>
        </w:rPr>
        <w:t>文件系统</w:t>
      </w:r>
      <w:r>
        <w:rPr>
          <w:vertAlign w:val="superscript"/>
        </w:rPr>
        <w:fldChar w:fldCharType="begin"/>
      </w:r>
      <w:r>
        <w:rPr>
          <w:vertAlign w:val="superscript"/>
        </w:rPr>
        <w:instrText xml:space="preserve"> </w:instrText>
      </w:r>
      <w:r>
        <w:rPr>
          <w:rFonts w:hint="eastAsia"/>
          <w:vertAlign w:val="superscript"/>
        </w:rPr>
        <w:instrText>REF _Ref54777265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对</w:t>
      </w:r>
      <w:r>
        <w:rPr>
          <w:rFonts w:hint="eastAsia"/>
        </w:rPr>
        <w:t>SD</w:t>
      </w:r>
      <w:r>
        <w:rPr>
          <w:rFonts w:hint="eastAsia"/>
        </w:rPr>
        <w:t>卡内的文件进行管理。</w:t>
      </w:r>
      <w:r>
        <w:rPr>
          <w:rFonts w:hint="eastAsia"/>
        </w:rPr>
        <w:t>SD</w:t>
      </w:r>
      <w:r>
        <w:rPr>
          <w:rFonts w:hint="eastAsia"/>
        </w:rPr>
        <w:t>卡内的文件包括普通文字的文本文件和盲文二进制的点序文件。文本文件控制普通文字的视觉和听觉信息输出，让液晶屏显示普通文字和语音合成芯片播报普通文字的语音，点序文件控制盲文点位的图形输出和触觉信息输出，供给液晶屏显示盲文点位的图形和点显装置动态更新盲文点位。</w:t>
      </w:r>
    </w:p>
    <w:p w14:paraId="569EF632" w14:textId="77777777" w:rsidR="00D64B68" w:rsidRDefault="008256EB">
      <w:pPr>
        <w:ind w:firstLine="420"/>
        <w:jc w:val="center"/>
      </w:pPr>
      <w:r>
        <w:pict w14:anchorId="02E9E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15pt;height:138pt">
            <v:imagedata r:id="rId12" o:title=""/>
            <o:lock v:ext="edit" aspectratio="f"/>
          </v:shape>
        </w:pict>
      </w:r>
    </w:p>
    <w:p w14:paraId="2B57B1BC" w14:textId="77777777" w:rsidR="00D64B68" w:rsidRDefault="000A1BC9">
      <w:pPr>
        <w:pStyle w:val="a4"/>
        <w:ind w:firstLine="420"/>
        <w:jc w:val="center"/>
        <w:rPr>
          <w:rFonts w:cs="Times New Roman"/>
          <w:szCs w:val="21"/>
        </w:rPr>
      </w:pPr>
      <w:r>
        <w:rPr>
          <w:rFonts w:ascii="Times New Roman" w:hAnsi="Times New Roman" w:cs="Times New Roman" w:hint="eastAsia"/>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hint="eastAsia"/>
          <w:szCs w:val="21"/>
        </w:rPr>
        <w:instrText>图</w:instrText>
      </w:r>
      <w:r>
        <w:rPr>
          <w:rFonts w:ascii="Times New Roman" w:hAnsi="Times New Roman" w:cs="Times New Roman"/>
          <w:szCs w:val="21"/>
        </w:rPr>
        <w:instrText xml:space="preserve">2- \* ARABIC </w:instrText>
      </w:r>
      <w:r>
        <w:rPr>
          <w:rFonts w:ascii="Times New Roman" w:hAnsi="Times New Roman" w:cs="Times New Roman"/>
          <w:szCs w:val="21"/>
        </w:rPr>
        <w:fldChar w:fldCharType="separate"/>
      </w:r>
      <w:r>
        <w:rPr>
          <w:rFonts w:ascii="Times New Roman" w:hAnsi="Times New Roman" w:cs="Times New Roman"/>
          <w:szCs w:val="21"/>
        </w:rPr>
        <w:t>1</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rPr>
        <w:t>多</w:t>
      </w:r>
      <w:ins w:id="92" w:author="杨文珍" w:date="2020-12-10T22:39:00Z">
        <w:r>
          <w:rPr>
            <w:rFonts w:hint="eastAsia"/>
          </w:rPr>
          <w:t>感知</w:t>
        </w:r>
      </w:ins>
      <w:r>
        <w:rPr>
          <w:rFonts w:asciiTheme="minorHAnsi" w:hAnsiTheme="minorHAnsi" w:cs="Times New Roman" w:hint="eastAsia"/>
          <w:szCs w:val="21"/>
        </w:rPr>
        <w:t>通道</w:t>
      </w:r>
      <w:del w:id="93" w:author="杨文珍" w:date="2020-12-10T22:39:00Z">
        <w:r>
          <w:rPr>
            <w:rFonts w:hint="eastAsia"/>
          </w:rPr>
          <w:delText>感知</w:delText>
        </w:r>
      </w:del>
      <w:r>
        <w:rPr>
          <w:rFonts w:hint="eastAsia"/>
        </w:rPr>
        <w:t>的盲文学习机</w:t>
      </w:r>
    </w:p>
    <w:p w14:paraId="5E4A3D68" w14:textId="77777777" w:rsidR="00D64B68" w:rsidRDefault="000A1BC9">
      <w:pPr>
        <w:pStyle w:val="2"/>
      </w:pPr>
      <w:r w:rsidRPr="00155480">
        <w:rPr>
          <w:rFonts w:hint="eastAsia"/>
        </w:rPr>
        <w:t>多感知</w:t>
      </w:r>
      <w:r>
        <w:rPr>
          <w:rFonts w:hint="eastAsia"/>
        </w:rPr>
        <w:t>信息的载体</w:t>
      </w:r>
    </w:p>
    <w:p w14:paraId="61229CE4" w14:textId="77777777" w:rsidR="00D64B68" w:rsidRDefault="000A1BC9">
      <w:pPr>
        <w:pStyle w:val="3"/>
      </w:pPr>
      <w:r>
        <w:rPr>
          <w:rFonts w:hint="eastAsia"/>
        </w:rPr>
        <w:t>文本文件</w:t>
      </w:r>
    </w:p>
    <w:p w14:paraId="07E9B611" w14:textId="77777777" w:rsidR="00D64B68" w:rsidRDefault="000A1BC9">
      <w:pPr>
        <w:ind w:firstLine="420"/>
      </w:pPr>
      <w:r>
        <w:rPr>
          <w:rFonts w:hint="eastAsia"/>
        </w:rPr>
        <w:t>为了便于</w:t>
      </w:r>
      <w:r>
        <w:rPr>
          <w:rFonts w:cs="Times New Roman" w:hint="eastAsia"/>
          <w:szCs w:val="21"/>
        </w:rPr>
        <w:t>视障人士的摸读，</w:t>
      </w:r>
      <w:r>
        <w:rPr>
          <w:rFonts w:hint="eastAsia"/>
        </w:rPr>
        <w:t>国家通用盲文规定在汉字语句转化为盲文点位前，必须经过分词连写处理，以提高视障人</w:t>
      </w:r>
      <w:r>
        <w:rPr>
          <w:rFonts w:cs="Times New Roman" w:hint="eastAsia"/>
          <w:szCs w:val="21"/>
        </w:rPr>
        <w:t>士</w:t>
      </w:r>
      <w:r>
        <w:rPr>
          <w:rFonts w:hint="eastAsia"/>
        </w:rPr>
        <w:t>理解语句的效率。例如，汉字语句“天气凉了，树叶黄了。”分词连写处理后，改为“天气</w:t>
      </w:r>
      <w:r>
        <w:rPr>
          <w:rFonts w:hint="eastAsia"/>
        </w:rPr>
        <w:t>_</w:t>
      </w:r>
      <w:r>
        <w:rPr>
          <w:rFonts w:hint="eastAsia"/>
        </w:rPr>
        <w:t>凉</w:t>
      </w:r>
      <w:r>
        <w:rPr>
          <w:rFonts w:hint="eastAsia"/>
        </w:rPr>
        <w:t>_</w:t>
      </w:r>
      <w:r>
        <w:rPr>
          <w:rFonts w:hint="eastAsia"/>
        </w:rPr>
        <w:t>了</w:t>
      </w:r>
      <w:r>
        <w:rPr>
          <w:rFonts w:hint="eastAsia"/>
        </w:rPr>
        <w:t>_</w:t>
      </w:r>
      <w:r>
        <w:rPr>
          <w:rFonts w:hint="eastAsia"/>
        </w:rPr>
        <w:t>，</w:t>
      </w:r>
      <w:r>
        <w:rPr>
          <w:rFonts w:hint="eastAsia"/>
        </w:rPr>
        <w:t>_</w:t>
      </w:r>
      <w:r>
        <w:rPr>
          <w:rFonts w:hint="eastAsia"/>
        </w:rPr>
        <w:t>树叶</w:t>
      </w:r>
      <w:r>
        <w:rPr>
          <w:rFonts w:hint="eastAsia"/>
        </w:rPr>
        <w:t>_</w:t>
      </w:r>
      <w:r>
        <w:rPr>
          <w:rFonts w:hint="eastAsia"/>
        </w:rPr>
        <w:t>黄</w:t>
      </w:r>
      <w:r>
        <w:rPr>
          <w:rFonts w:hint="eastAsia"/>
        </w:rPr>
        <w:t>_</w:t>
      </w:r>
      <w:r>
        <w:rPr>
          <w:rFonts w:hint="eastAsia"/>
        </w:rPr>
        <w:t>了</w:t>
      </w:r>
      <w:r>
        <w:rPr>
          <w:rFonts w:hint="eastAsia"/>
        </w:rPr>
        <w:t>_</w:t>
      </w:r>
      <w:r>
        <w:rPr>
          <w:rFonts w:hint="eastAsia"/>
        </w:rPr>
        <w:t>。</w:t>
      </w:r>
      <w:r>
        <w:rPr>
          <w:rFonts w:hint="eastAsia"/>
        </w:rPr>
        <w:t>_</w:t>
      </w:r>
      <w:r>
        <w:rPr>
          <w:rFonts w:hint="eastAsia"/>
        </w:rPr>
        <w:t>”，“</w:t>
      </w:r>
      <w:r>
        <w:rPr>
          <w:rFonts w:hint="eastAsia"/>
        </w:rPr>
        <w:t>_</w:t>
      </w:r>
      <w:r>
        <w:rPr>
          <w:rFonts w:hint="eastAsia"/>
        </w:rPr>
        <w:t>”为空格表示空方盲文，占有</w:t>
      </w:r>
      <w:r>
        <w:rPr>
          <w:rFonts w:hint="eastAsia"/>
        </w:rPr>
        <w:t>6</w:t>
      </w:r>
      <w:r>
        <w:rPr>
          <w:rFonts w:hint="eastAsia"/>
        </w:rPr>
        <w:t>个位。</w:t>
      </w:r>
    </w:p>
    <w:p w14:paraId="2BFA587C" w14:textId="77777777" w:rsidR="00D64B68" w:rsidRDefault="000A1BC9">
      <w:pPr>
        <w:ind w:firstLine="420"/>
      </w:pPr>
      <w:r>
        <w:rPr>
          <w:rFonts w:hint="eastAsia"/>
        </w:rPr>
        <w:t>文本文件就是由分词连写处理后的汉字语句组成，承载了</w:t>
      </w:r>
      <w:r>
        <w:rPr>
          <w:rFonts w:cs="Times New Roman" w:hint="eastAsia"/>
          <w:szCs w:val="21"/>
        </w:rPr>
        <w:t>视障人士学习盲文的</w:t>
      </w:r>
      <w:r>
        <w:rPr>
          <w:rFonts w:hint="eastAsia"/>
        </w:rPr>
        <w:t>文字和语音信息。盲文学习机读取某一文本文件的语句，比如“瑞金</w:t>
      </w:r>
      <w:r>
        <w:rPr>
          <w:rFonts w:hint="eastAsia"/>
        </w:rPr>
        <w:t>_</w:t>
      </w:r>
      <w:r>
        <w:rPr>
          <w:rFonts w:hint="eastAsia"/>
        </w:rPr>
        <w:t>城外</w:t>
      </w:r>
      <w:r>
        <w:rPr>
          <w:rFonts w:hint="eastAsia"/>
        </w:rPr>
        <w:t>_</w:t>
      </w:r>
      <w:r>
        <w:rPr>
          <w:rFonts w:hint="eastAsia"/>
        </w:rPr>
        <w:t>有个”，就可以让用户在液晶屏上看到文字，并听到此语句的朗读声音。</w:t>
      </w:r>
    </w:p>
    <w:p w14:paraId="3E214A44" w14:textId="77777777" w:rsidR="00D64B68" w:rsidRDefault="000A1BC9">
      <w:pPr>
        <w:pStyle w:val="3"/>
      </w:pPr>
      <w:r>
        <w:rPr>
          <w:rFonts w:hint="eastAsia"/>
        </w:rPr>
        <w:t>点序文件</w:t>
      </w:r>
    </w:p>
    <w:p w14:paraId="1E2AD58B" w14:textId="77777777" w:rsidR="00D64B68" w:rsidRDefault="000A1BC9">
      <w:pPr>
        <w:ind w:firstLine="420"/>
      </w:pPr>
      <w:r>
        <w:rPr>
          <w:rFonts w:hint="eastAsia"/>
        </w:rPr>
        <w:t>一个盲文点字由</w:t>
      </w:r>
      <w:r>
        <w:rPr>
          <w:rFonts w:hint="eastAsia"/>
        </w:rPr>
        <w:t>3</w:t>
      </w:r>
      <w:r>
        <w:rPr>
          <w:rFonts w:hint="eastAsia"/>
        </w:rPr>
        <w:t>行</w:t>
      </w:r>
      <w:r>
        <w:rPr>
          <w:rFonts w:hint="eastAsia"/>
        </w:rPr>
        <w:t>2</w:t>
      </w:r>
      <w:r>
        <w:rPr>
          <w:rFonts w:hint="eastAsia"/>
        </w:rPr>
        <w:t>列的盲文点位组成，称为一方，占有</w:t>
      </w:r>
      <w:r>
        <w:rPr>
          <w:rFonts w:hint="eastAsia"/>
        </w:rPr>
        <w:t>6</w:t>
      </w:r>
      <w:r>
        <w:rPr>
          <w:rFonts w:hint="eastAsia"/>
        </w:rPr>
        <w:t>个位，可组合出</w:t>
      </w:r>
      <w:r>
        <w:rPr>
          <w:rFonts w:hint="eastAsia"/>
        </w:rPr>
        <w:t>64</w:t>
      </w:r>
      <w:r>
        <w:rPr>
          <w:rFonts w:hint="eastAsia"/>
        </w:rPr>
        <w:t>种盲文二进制点序。盲文二进制点序由“</w:t>
      </w:r>
      <w:r>
        <w:rPr>
          <w:rFonts w:hint="eastAsia"/>
        </w:rPr>
        <w:t>0</w:t>
      </w:r>
      <w:r>
        <w:rPr>
          <w:rFonts w:hint="eastAsia"/>
        </w:rPr>
        <w:t>”和“</w:t>
      </w:r>
      <w:r>
        <w:rPr>
          <w:rFonts w:hint="eastAsia"/>
        </w:rPr>
        <w:t>1</w:t>
      </w:r>
      <w:r>
        <w:rPr>
          <w:rFonts w:hint="eastAsia"/>
        </w:rPr>
        <w:t>”表示，“</w:t>
      </w:r>
      <w:r>
        <w:rPr>
          <w:rFonts w:hint="eastAsia"/>
        </w:rPr>
        <w:t>0</w:t>
      </w:r>
      <w:r>
        <w:rPr>
          <w:rFonts w:hint="eastAsia"/>
        </w:rPr>
        <w:t>”代表盲文点位不凸起，“</w:t>
      </w:r>
      <w:r>
        <w:rPr>
          <w:rFonts w:hint="eastAsia"/>
        </w:rPr>
        <w:t>1</w:t>
      </w:r>
      <w:r>
        <w:rPr>
          <w:rFonts w:hint="eastAsia"/>
        </w:rPr>
        <w:t>”代表盲文点位凸起，比如，空方的盲文二进制点序为“</w:t>
      </w:r>
      <w:r>
        <w:rPr>
          <w:rFonts w:hint="eastAsia"/>
        </w:rPr>
        <w:t>000000</w:t>
      </w:r>
      <w:r>
        <w:rPr>
          <w:rFonts w:hint="eastAsia"/>
        </w:rPr>
        <w:t>”，满方的盲文二进制点序为“</w:t>
      </w:r>
      <w:r>
        <w:rPr>
          <w:rFonts w:hint="eastAsia"/>
        </w:rPr>
        <w:t>111111</w:t>
      </w:r>
      <w:r>
        <w:rPr>
          <w:rFonts w:hint="eastAsia"/>
        </w:rPr>
        <w:t>”。通常，一个汉字转化为盲文点位，需要二方，分别表示声母和韵母，占有</w:t>
      </w:r>
      <w:r>
        <w:rPr>
          <w:rFonts w:hint="eastAsia"/>
        </w:rPr>
        <w:t>12</w:t>
      </w:r>
      <w:r>
        <w:rPr>
          <w:rFonts w:hint="eastAsia"/>
        </w:rPr>
        <w:t>个位。例如，“盲”的拼音是“</w:t>
      </w:r>
      <w:r>
        <w:rPr>
          <w:rFonts w:hint="eastAsia"/>
        </w:rPr>
        <w:t>mang</w:t>
      </w:r>
      <w:r>
        <w:rPr>
          <w:rFonts w:hint="eastAsia"/>
        </w:rPr>
        <w:t>”，声母“</w:t>
      </w:r>
      <w:r>
        <w:rPr>
          <w:rFonts w:hint="eastAsia"/>
        </w:rPr>
        <w:t>m</w:t>
      </w:r>
      <w:r>
        <w:rPr>
          <w:rFonts w:hint="eastAsia"/>
        </w:rPr>
        <w:t>”的盲文二进制点序为“</w:t>
      </w:r>
      <w:r>
        <w:rPr>
          <w:rFonts w:hint="eastAsia"/>
        </w:rPr>
        <w:t>101100</w:t>
      </w:r>
      <w:r>
        <w:rPr>
          <w:rFonts w:hint="eastAsia"/>
        </w:rPr>
        <w:t>”，韵母“</w:t>
      </w:r>
      <w:r>
        <w:rPr>
          <w:rFonts w:hint="eastAsia"/>
        </w:rPr>
        <w:t>ang</w:t>
      </w:r>
      <w:r>
        <w:rPr>
          <w:rFonts w:hint="eastAsia"/>
        </w:rPr>
        <w:t>”的盲文二进制点序为“</w:t>
      </w:r>
      <w:r>
        <w:rPr>
          <w:rFonts w:hint="eastAsia"/>
        </w:rPr>
        <w:t>011001</w:t>
      </w:r>
      <w:r>
        <w:rPr>
          <w:rFonts w:hint="eastAsia"/>
        </w:rPr>
        <w:t>”，组合为“</w:t>
      </w:r>
      <w:r>
        <w:rPr>
          <w:rFonts w:hint="eastAsia"/>
        </w:rPr>
        <w:t>1</w:t>
      </w:r>
      <w:r>
        <w:t>01100011001</w:t>
      </w:r>
      <w:r>
        <w:rPr>
          <w:rFonts w:hint="eastAsia"/>
        </w:rPr>
        <w:t>”。然而，也有一些汉字转化为盲文点位，只需要一方，占有</w:t>
      </w:r>
      <w:r>
        <w:rPr>
          <w:rFonts w:hint="eastAsia"/>
        </w:rPr>
        <w:t>6</w:t>
      </w:r>
      <w:r>
        <w:rPr>
          <w:rFonts w:hint="eastAsia"/>
        </w:rPr>
        <w:t>个位。例如，“师”的拼音是“</w:t>
      </w:r>
      <w:r>
        <w:rPr>
          <w:rFonts w:hint="eastAsia"/>
        </w:rPr>
        <w:t>shi</w:t>
      </w:r>
      <w:r>
        <w:rPr>
          <w:rFonts w:hint="eastAsia"/>
        </w:rPr>
        <w:t>”，属于整体认</w:t>
      </w:r>
      <w:r>
        <w:rPr>
          <w:rFonts w:hint="eastAsia"/>
        </w:rPr>
        <w:lastRenderedPageBreak/>
        <w:t>读音节，只需要一方，其盲文二进制点序为“</w:t>
      </w:r>
      <w:r>
        <w:rPr>
          <w:rFonts w:hint="eastAsia"/>
        </w:rPr>
        <w:t>100011</w:t>
      </w:r>
      <w:r>
        <w:rPr>
          <w:rFonts w:hint="eastAsia"/>
        </w:rPr>
        <w:t>”。此外，有的汉字符号为转化盲文点位，需要二方，比如，“</w:t>
      </w:r>
      <w:r>
        <w:rPr>
          <w:rFonts w:hint="eastAsia"/>
          <w:lang w:val="zh-CN"/>
        </w:rPr>
        <w:t>》</w:t>
      </w:r>
      <w:r>
        <w:rPr>
          <w:rFonts w:hint="eastAsia"/>
        </w:rPr>
        <w:t>”的盲文二进制点序为“</w:t>
      </w:r>
      <w:r>
        <w:rPr>
          <w:lang w:val="zh-CN"/>
        </w:rPr>
        <w:t>001001010000</w:t>
      </w:r>
      <w:r>
        <w:rPr>
          <w:rFonts w:hint="eastAsia"/>
        </w:rPr>
        <w:t>”，然而，也有一些汉字符号为转化盲文点位，只需要一方。</w:t>
      </w:r>
    </w:p>
    <w:p w14:paraId="6C4EE9DE" w14:textId="77777777" w:rsidR="00D64B68" w:rsidRDefault="000A1BC9">
      <w:pPr>
        <w:ind w:firstLine="420"/>
      </w:pPr>
      <w:r>
        <w:rPr>
          <w:rFonts w:hint="eastAsia"/>
        </w:rPr>
        <w:t>点序文件就是由汉字转化为盲文点位的盲文二进制点序组成，承载了</w:t>
      </w:r>
      <w:r>
        <w:rPr>
          <w:rFonts w:cs="Times New Roman" w:hint="eastAsia"/>
          <w:szCs w:val="21"/>
        </w:rPr>
        <w:t>视障人士学习盲文的</w:t>
      </w:r>
      <w:r>
        <w:rPr>
          <w:rFonts w:hint="eastAsia"/>
        </w:rPr>
        <w:t>触觉信息。盲文学习机读取某一点序文件的点序，比如“</w:t>
      </w:r>
      <w:r>
        <w:rPr>
          <w:rFonts w:hint="eastAsia"/>
        </w:rPr>
        <w:t>111110011011</w:t>
      </w:r>
      <w:r>
        <w:rPr>
          <w:rFonts w:hint="eastAsia"/>
        </w:rPr>
        <w:t>”，就可以让用户在液晶屏上看到盲文点位图形，指尖触觉感知到此盲文点位。</w:t>
      </w:r>
    </w:p>
    <w:p w14:paraId="2A6EE894" w14:textId="77777777" w:rsidR="00D64B68" w:rsidRDefault="000A1BC9">
      <w:pPr>
        <w:pStyle w:val="2"/>
      </w:pPr>
      <w:r>
        <w:rPr>
          <w:rFonts w:hint="eastAsia"/>
        </w:rPr>
        <w:t>多感知信息的内容匹配问题</w:t>
      </w:r>
    </w:p>
    <w:p w14:paraId="7BDD4436" w14:textId="77777777" w:rsidR="00D64B68" w:rsidRDefault="000A1BC9">
      <w:pPr>
        <w:ind w:firstLine="420"/>
        <w:rPr>
          <w:rFonts w:cs="Times New Roman"/>
          <w:szCs w:val="21"/>
        </w:rPr>
      </w:pPr>
      <w:r>
        <w:rPr>
          <w:rFonts w:hint="eastAsia"/>
        </w:rPr>
        <w:t>从</w:t>
      </w:r>
      <w:r>
        <w:rPr>
          <w:rFonts w:hint="eastAsia"/>
        </w:rPr>
        <w:t>2.2</w:t>
      </w:r>
      <w:r>
        <w:rPr>
          <w:rFonts w:hint="eastAsia"/>
        </w:rPr>
        <w:t>节可知，汉字转化为盲文二进制点序具有位数不确定性的现象，这导致了文本文件和点序文件存在位数不匹配问题。例如，</w:t>
      </w:r>
      <w:r>
        <w:rPr>
          <w:rFonts w:hint="eastAsia"/>
          <w:lang w:val="zh-CN"/>
        </w:rPr>
        <w:t>盲文二进制点序</w:t>
      </w:r>
      <w:r>
        <w:rPr>
          <w:rFonts w:hint="eastAsia"/>
          <w:lang w:val="zh-CN"/>
        </w:rPr>
        <w:t>120</w:t>
      </w:r>
      <w:r>
        <w:rPr>
          <w:rFonts w:hint="eastAsia"/>
        </w:rPr>
        <w:t>位可以对应不同字节数目的汉字语句，如图</w:t>
      </w:r>
      <w:r>
        <w:rPr>
          <w:rFonts w:hint="eastAsia"/>
        </w:rPr>
        <w:t>2</w:t>
      </w:r>
      <w:r>
        <w:rPr>
          <w:rFonts w:hint="eastAsia"/>
        </w:rPr>
        <w:t>所示；同样，</w:t>
      </w:r>
      <w:r>
        <w:rPr>
          <w:rFonts w:hint="eastAsia"/>
        </w:rPr>
        <w:t>20</w:t>
      </w:r>
      <w:r>
        <w:rPr>
          <w:rFonts w:hint="eastAsia"/>
        </w:rPr>
        <w:t>个字节数目的汉字语句也可以对应不同位数的盲文二进制点序，如图</w:t>
      </w:r>
      <w:r>
        <w:rPr>
          <w:rFonts w:hint="eastAsia"/>
        </w:rPr>
        <w:t>3</w:t>
      </w:r>
      <w:r>
        <w:rPr>
          <w:rFonts w:hint="eastAsia"/>
        </w:rPr>
        <w:t>所示。如果不能解决这一问题，盲文学习机就会输出</w:t>
      </w:r>
      <w:del w:id="94" w:author="杨文珍" w:date="2020-12-10T22:44:00Z">
        <w:r>
          <w:rPr>
            <w:rFonts w:hint="eastAsia"/>
          </w:rPr>
          <w:delText>内容不相同的</w:delText>
        </w:r>
      </w:del>
      <w:r>
        <w:rPr>
          <w:rFonts w:hint="eastAsia"/>
        </w:rPr>
        <w:t>文字、语音和盲文点位</w:t>
      </w:r>
      <w:ins w:id="95" w:author="杨文珍" w:date="2020-12-10T22:44:00Z">
        <w:r>
          <w:rPr>
            <w:rFonts w:hint="eastAsia"/>
          </w:rPr>
          <w:t>内容不相同的</w:t>
        </w:r>
      </w:ins>
      <w:r>
        <w:rPr>
          <w:rFonts w:hint="eastAsia"/>
        </w:rPr>
        <w:t>信息，使得</w:t>
      </w:r>
      <w:r>
        <w:rPr>
          <w:rFonts w:cs="Times New Roman" w:hint="eastAsia"/>
          <w:szCs w:val="21"/>
        </w:rPr>
        <w:t>视障人士无法正确</w:t>
      </w:r>
      <w:r>
        <w:rPr>
          <w:rFonts w:hint="eastAsia"/>
        </w:rPr>
        <w:t>学习盲文</w:t>
      </w:r>
      <w:r>
        <w:rPr>
          <w:rFonts w:cs="Times New Roman" w:hint="eastAsia"/>
          <w:szCs w:val="21"/>
        </w:rPr>
        <w:t>。</w:t>
      </w:r>
    </w:p>
    <w:p w14:paraId="728ED2A3" w14:textId="77777777" w:rsidR="00D64B68" w:rsidRDefault="008256EB">
      <w:pPr>
        <w:ind w:firstLine="420"/>
        <w:jc w:val="center"/>
      </w:pPr>
      <w:r>
        <w:pict w14:anchorId="6391948F">
          <v:shape id="_x0000_i1026" type="#_x0000_t75" style="width:319.15pt;height:159pt">
            <v:imagedata r:id="rId13" o:title=""/>
          </v:shape>
        </w:pict>
      </w:r>
    </w:p>
    <w:p w14:paraId="6C339D57" w14:textId="77777777" w:rsidR="00D64B68" w:rsidRDefault="000A1BC9">
      <w:pPr>
        <w:ind w:firstLine="420"/>
        <w:jc w:val="center"/>
      </w:pPr>
      <w:r>
        <w:rPr>
          <w:rFonts w:hint="eastAsia"/>
        </w:rPr>
        <w:t>图</w:t>
      </w:r>
      <w:r>
        <w:rPr>
          <w:rFonts w:hint="eastAsia"/>
        </w:rPr>
        <w:t xml:space="preserve">2 </w:t>
      </w:r>
      <w:r>
        <w:rPr>
          <w:rFonts w:hint="eastAsia"/>
          <w:color w:val="000000"/>
          <w:lang w:val="zh-CN"/>
        </w:rPr>
        <w:t>盲文二进制点序</w:t>
      </w:r>
      <w:r>
        <w:rPr>
          <w:rFonts w:hint="eastAsia"/>
          <w:lang w:val="zh-CN"/>
        </w:rPr>
        <w:t>120</w:t>
      </w:r>
      <w:r>
        <w:rPr>
          <w:rFonts w:hint="eastAsia"/>
        </w:rPr>
        <w:t>位可以对应不同字节数的汉字语句</w:t>
      </w:r>
    </w:p>
    <w:p w14:paraId="132802A0" w14:textId="77777777" w:rsidR="00D64B68" w:rsidRDefault="008256EB">
      <w:pPr>
        <w:ind w:firstLine="420"/>
        <w:jc w:val="center"/>
      </w:pPr>
      <w:r>
        <w:pict w14:anchorId="62FD2BDC">
          <v:shape id="_x0000_i1027" type="#_x0000_t75" style="width:317.65pt;height:105.75pt">
            <v:imagedata r:id="rId14" o:title=""/>
          </v:shape>
        </w:pict>
      </w:r>
    </w:p>
    <w:p w14:paraId="00F97CE2" w14:textId="77777777" w:rsidR="00D64B68" w:rsidRDefault="000A1BC9">
      <w:pPr>
        <w:ind w:firstLine="420"/>
        <w:jc w:val="center"/>
      </w:pPr>
      <w:r>
        <w:rPr>
          <w:rFonts w:hint="eastAsia"/>
        </w:rPr>
        <w:t>图</w:t>
      </w:r>
      <w:r>
        <w:rPr>
          <w:rFonts w:hint="eastAsia"/>
        </w:rPr>
        <w:t xml:space="preserve">3 </w:t>
      </w:r>
      <w:r>
        <w:rPr>
          <w:rFonts w:hint="eastAsia"/>
        </w:rPr>
        <w:t>汉字语句</w:t>
      </w:r>
      <w:r>
        <w:rPr>
          <w:rFonts w:hint="eastAsia"/>
        </w:rPr>
        <w:t>20</w:t>
      </w:r>
      <w:r>
        <w:rPr>
          <w:rFonts w:hint="eastAsia"/>
        </w:rPr>
        <w:t>个字节可以对应不同位数的盲文二进制点序</w:t>
      </w:r>
    </w:p>
    <w:p w14:paraId="7E38ABE3" w14:textId="77777777" w:rsidR="00D64B68" w:rsidRDefault="000A1BC9">
      <w:pPr>
        <w:ind w:firstLine="420"/>
      </w:pPr>
      <w:r>
        <w:rPr>
          <w:rFonts w:hint="eastAsia"/>
        </w:rPr>
        <w:t>另外，依据国家通用盲文规定，一个汉字的盲文二进制点序不能分行呈现，即声母和韵母的盲文二进制点序要连续；一个词语和一个符号的盲文二进制点序也不能分行呈现，以保证盲文摸读的连贯性。所以，文本文件和点序文件也要满足这一规定。</w:t>
      </w:r>
    </w:p>
    <w:p w14:paraId="5F270FBC" w14:textId="77777777" w:rsidR="00D64B68" w:rsidRDefault="000A1BC9">
      <w:pPr>
        <w:ind w:firstLine="420"/>
        <w:rPr>
          <w:rFonts w:cs="Times New Roman"/>
          <w:szCs w:val="21"/>
        </w:rPr>
      </w:pPr>
      <w:r>
        <w:rPr>
          <w:rFonts w:cs="Times New Roman" w:hint="eastAsia"/>
          <w:szCs w:val="21"/>
        </w:rPr>
        <w:t>为此，我们需要</w:t>
      </w:r>
      <w:r>
        <w:rPr>
          <w:rFonts w:asciiTheme="minorHAnsi" w:hAnsiTheme="minorHAnsi" w:cs="Times New Roman" w:hint="eastAsia"/>
          <w:szCs w:val="21"/>
        </w:rPr>
        <w:t>设计一种文字、声音和盲文点位</w:t>
      </w:r>
      <w:r>
        <w:rPr>
          <w:rFonts w:hint="eastAsia"/>
        </w:rPr>
        <w:t>的多感知信息</w:t>
      </w:r>
      <w:r>
        <w:rPr>
          <w:rFonts w:asciiTheme="minorHAnsi" w:hAnsiTheme="minorHAnsi" w:cs="Times New Roman" w:hint="eastAsia"/>
          <w:szCs w:val="21"/>
        </w:rPr>
        <w:t>匹配算法，能够实现</w:t>
      </w:r>
      <w:r>
        <w:rPr>
          <w:rFonts w:hint="eastAsia"/>
        </w:rPr>
        <w:t>文本文件和点序文件的内容相互</w:t>
      </w:r>
      <w:r>
        <w:rPr>
          <w:rFonts w:asciiTheme="minorHAnsi" w:hAnsiTheme="minorHAnsi" w:cs="Times New Roman" w:hint="eastAsia"/>
          <w:szCs w:val="21"/>
        </w:rPr>
        <w:t>对应，使得盲文学习机输出</w:t>
      </w:r>
      <w:r>
        <w:rPr>
          <w:rFonts w:hint="eastAsia"/>
        </w:rPr>
        <w:t>相同内容的视觉刺激、听觉刺激和触觉刺激，</w:t>
      </w:r>
      <w:r>
        <w:rPr>
          <w:rFonts w:asciiTheme="minorHAnsi" w:hAnsiTheme="minorHAnsi" w:cs="Times New Roman" w:hint="eastAsia"/>
          <w:szCs w:val="21"/>
        </w:rPr>
        <w:t>帮助视障人士正确且高效地学习盲文</w:t>
      </w:r>
      <w:r>
        <w:rPr>
          <w:rFonts w:cs="Times New Roman" w:hint="eastAsia"/>
          <w:szCs w:val="21"/>
        </w:rPr>
        <w:t>。</w:t>
      </w:r>
    </w:p>
    <w:p w14:paraId="789396CE" w14:textId="77777777" w:rsidR="00D64B68" w:rsidRDefault="000A1BC9">
      <w:pPr>
        <w:pStyle w:val="2"/>
      </w:pPr>
      <w:r>
        <w:rPr>
          <w:rFonts w:hint="eastAsia"/>
        </w:rPr>
        <w:t>算法设计</w:t>
      </w:r>
    </w:p>
    <w:p w14:paraId="510D522C" w14:textId="77777777" w:rsidR="00D64B68" w:rsidRDefault="000A1BC9">
      <w:pPr>
        <w:ind w:firstLine="420"/>
      </w:pPr>
      <w:bookmarkStart w:id="96" w:name="_Toc54466270"/>
      <w:r>
        <w:rPr>
          <w:rFonts w:hint="eastAsia"/>
        </w:rPr>
        <w:t>观察</w:t>
      </w:r>
      <w:r>
        <w:rPr>
          <w:rFonts w:hint="eastAsia"/>
          <w:color w:val="000000"/>
        </w:rPr>
        <w:t>汉字语句</w:t>
      </w:r>
      <w:r>
        <w:rPr>
          <w:rFonts w:hint="eastAsia"/>
        </w:rPr>
        <w:t>的文本文件和对应的盲文二进制点序文件，如图</w:t>
      </w:r>
      <w:r>
        <w:rPr>
          <w:rFonts w:hint="eastAsia"/>
        </w:rPr>
        <w:t>4</w:t>
      </w:r>
      <w:r>
        <w:rPr>
          <w:rFonts w:hint="eastAsia"/>
        </w:rPr>
        <w:t>所示，我们发现文本文件以空格“</w:t>
      </w:r>
      <w:r>
        <w:rPr>
          <w:rFonts w:hint="eastAsia"/>
        </w:rPr>
        <w:t>_</w:t>
      </w:r>
      <w:r>
        <w:rPr>
          <w:rFonts w:hint="eastAsia"/>
        </w:rPr>
        <w:t>”字符切分，点序文件以空方“</w:t>
      </w:r>
      <w:r>
        <w:rPr>
          <w:rFonts w:hint="eastAsia"/>
        </w:rPr>
        <w:t>000000</w:t>
      </w:r>
      <w:r>
        <w:rPr>
          <w:rFonts w:hint="eastAsia"/>
        </w:rPr>
        <w:t>”切分。当文本文件中空格的数目与点序文件中空方的数目相等时，文本文件和点序文件的内容相同。这一特征为</w:t>
      </w:r>
      <w:r>
        <w:rPr>
          <w:rFonts w:asciiTheme="minorHAnsi" w:hAnsiTheme="minorHAnsi" w:cs="Times New Roman" w:hint="eastAsia"/>
          <w:szCs w:val="21"/>
        </w:rPr>
        <w:t>实现</w:t>
      </w:r>
      <w:ins w:id="97" w:author="杨文珍" w:date="2020-12-10T22:47:00Z">
        <w:r>
          <w:rPr>
            <w:rFonts w:hint="eastAsia"/>
          </w:rPr>
          <w:t>多感知</w:t>
        </w:r>
      </w:ins>
      <w:r>
        <w:rPr>
          <w:rFonts w:hint="eastAsia"/>
        </w:rPr>
        <w:t>信息</w:t>
      </w:r>
      <w:r>
        <w:rPr>
          <w:rFonts w:asciiTheme="minorHAnsi" w:hAnsiTheme="minorHAnsi" w:cs="Times New Roman" w:hint="eastAsia"/>
          <w:szCs w:val="21"/>
        </w:rPr>
        <w:t>匹配算法提供了依据。</w:t>
      </w:r>
    </w:p>
    <w:p w14:paraId="07164D36" w14:textId="77777777" w:rsidR="00D64B68" w:rsidRDefault="008256EB">
      <w:pPr>
        <w:ind w:firstLine="420"/>
        <w:jc w:val="center"/>
      </w:pPr>
      <w:r>
        <w:pict w14:anchorId="258875B5">
          <v:shape id="_x0000_i1028" type="#_x0000_t75" style="width:317.65pt;height:55.15pt">
            <v:imagedata r:id="rId15" o:title=""/>
          </v:shape>
        </w:pict>
      </w:r>
    </w:p>
    <w:p w14:paraId="7D9CC151" w14:textId="77777777" w:rsidR="00D64B68" w:rsidRDefault="000A1BC9">
      <w:pPr>
        <w:ind w:firstLine="420"/>
        <w:jc w:val="center"/>
      </w:pPr>
      <w:r>
        <w:rPr>
          <w:rFonts w:hint="eastAsia"/>
        </w:rPr>
        <w:t>图</w:t>
      </w:r>
      <w:r>
        <w:rPr>
          <w:rFonts w:hint="eastAsia"/>
        </w:rPr>
        <w:t>4</w:t>
      </w:r>
      <w:r>
        <w:t xml:space="preserve"> </w:t>
      </w:r>
      <w:r>
        <w:rPr>
          <w:rFonts w:hint="eastAsia"/>
        </w:rPr>
        <w:t>文本文件中空格的数目与点序文件中空方的数目</w:t>
      </w:r>
    </w:p>
    <w:p w14:paraId="01B1432E" w14:textId="77777777" w:rsidR="00D64B68" w:rsidRDefault="000A1BC9">
      <w:pPr>
        <w:ind w:firstLine="420"/>
      </w:pPr>
      <w:r>
        <w:rPr>
          <w:rFonts w:hint="eastAsia"/>
        </w:rPr>
        <w:t>盲文学习机的点显装置共有</w:t>
      </w:r>
      <w:r>
        <w:rPr>
          <w:rFonts w:hint="eastAsia"/>
        </w:rPr>
        <w:t>120</w:t>
      </w:r>
      <w:r>
        <w:rPr>
          <w:rFonts w:hint="eastAsia"/>
        </w:rPr>
        <w:t>个触点，每次最多可以显示</w:t>
      </w:r>
      <w:r>
        <w:rPr>
          <w:rFonts w:hint="eastAsia"/>
        </w:rPr>
        <w:t>20</w:t>
      </w:r>
      <w:r>
        <w:rPr>
          <w:rFonts w:hint="eastAsia"/>
        </w:rPr>
        <w:t>方盲文。为了尽可能利</w:t>
      </w:r>
      <w:r>
        <w:rPr>
          <w:rFonts w:hint="eastAsia"/>
        </w:rPr>
        <w:lastRenderedPageBreak/>
        <w:t>用这</w:t>
      </w:r>
      <w:r>
        <w:rPr>
          <w:rFonts w:hint="eastAsia"/>
        </w:rPr>
        <w:t>120</w:t>
      </w:r>
      <w:r>
        <w:rPr>
          <w:rFonts w:hint="eastAsia"/>
        </w:rPr>
        <w:t>个触点显示更多方盲文，多感知信息匹配算法从文本文件中读取</w:t>
      </w:r>
      <w:r>
        <w:rPr>
          <w:rFonts w:hint="eastAsia"/>
        </w:rPr>
        <w:t>37</w:t>
      </w:r>
      <w:r>
        <w:rPr>
          <w:rFonts w:hint="eastAsia"/>
        </w:rPr>
        <w:t>个字节，从点序文件中读取</w:t>
      </w:r>
      <w:r>
        <w:rPr>
          <w:rFonts w:hint="eastAsia"/>
        </w:rPr>
        <w:t>126</w:t>
      </w:r>
      <w:r>
        <w:rPr>
          <w:rFonts w:hint="eastAsia"/>
        </w:rPr>
        <w:t>字节，进行文本文件和点序文件的内容匹配处理。这里，</w:t>
      </w:r>
      <w:r>
        <w:rPr>
          <w:rFonts w:hint="eastAsia"/>
        </w:rPr>
        <w:t>37</w:t>
      </w:r>
      <w:r>
        <w:rPr>
          <w:rFonts w:hint="eastAsia"/>
        </w:rPr>
        <w:t>个字节文本是预设值，已足够匹配点序文件中内容相同的</w:t>
      </w:r>
      <w:r>
        <w:rPr>
          <w:rFonts w:hint="eastAsia"/>
        </w:rPr>
        <w:t>126</w:t>
      </w:r>
      <w:r>
        <w:rPr>
          <w:rFonts w:hint="eastAsia"/>
        </w:rPr>
        <w:t>字节。</w:t>
      </w:r>
      <w:r>
        <w:rPr>
          <w:rFonts w:asciiTheme="minorHAnsi" w:hAnsiTheme="minorHAnsi" w:cs="Times New Roman" w:hint="eastAsia"/>
          <w:szCs w:val="21"/>
        </w:rPr>
        <w:t>经过仔细分析，</w:t>
      </w:r>
      <w:r>
        <w:rPr>
          <w:rFonts w:hint="eastAsia"/>
        </w:rPr>
        <w:t>信息匹配算法需处理四种情况：</w:t>
      </w:r>
      <w:r>
        <w:rPr>
          <w:rFonts w:hint="eastAsia"/>
        </w:rPr>
        <w:t xml:space="preserve">1) </w:t>
      </w:r>
      <w:r>
        <w:rPr>
          <w:rFonts w:hint="eastAsia"/>
        </w:rPr>
        <w:t>第</w:t>
      </w:r>
      <w:r>
        <w:rPr>
          <w:rFonts w:hint="eastAsia"/>
        </w:rPr>
        <w:t>2</w:t>
      </w:r>
      <w:r>
        <w:t>0</w:t>
      </w:r>
      <w:r>
        <w:rPr>
          <w:rFonts w:hint="eastAsia"/>
        </w:rPr>
        <w:t>方和第</w:t>
      </w:r>
      <w:r>
        <w:rPr>
          <w:rFonts w:hint="eastAsia"/>
        </w:rPr>
        <w:t>2</w:t>
      </w:r>
      <w:r>
        <w:t>1</w:t>
      </w:r>
      <w:r>
        <w:rPr>
          <w:rFonts w:hint="eastAsia"/>
        </w:rPr>
        <w:t>方均不是空方；</w:t>
      </w:r>
      <w:r>
        <w:rPr>
          <w:rFonts w:hint="eastAsia"/>
        </w:rPr>
        <w:t xml:space="preserve">2) </w:t>
      </w:r>
      <w:r>
        <w:rPr>
          <w:rFonts w:hint="eastAsia"/>
        </w:rPr>
        <w:t>第</w:t>
      </w:r>
      <w:r>
        <w:rPr>
          <w:rFonts w:hint="eastAsia"/>
        </w:rPr>
        <w:t>2</w:t>
      </w:r>
      <w:r>
        <w:t>0</w:t>
      </w:r>
      <w:r>
        <w:rPr>
          <w:rFonts w:hint="eastAsia"/>
        </w:rPr>
        <w:t>方是空方但第</w:t>
      </w:r>
      <w:r>
        <w:rPr>
          <w:rFonts w:hint="eastAsia"/>
        </w:rPr>
        <w:t>2</w:t>
      </w:r>
      <w:r>
        <w:t>1</w:t>
      </w:r>
      <w:r>
        <w:rPr>
          <w:rFonts w:hint="eastAsia"/>
        </w:rPr>
        <w:t>方不是空方；</w:t>
      </w:r>
      <w:r>
        <w:rPr>
          <w:rFonts w:hint="eastAsia"/>
        </w:rPr>
        <w:t>3)</w:t>
      </w:r>
      <w:r>
        <w:rPr>
          <w:rFonts w:hint="eastAsia"/>
        </w:rPr>
        <w:t>第</w:t>
      </w:r>
      <w:r>
        <w:rPr>
          <w:rFonts w:hint="eastAsia"/>
        </w:rPr>
        <w:t>2</w:t>
      </w:r>
      <w:r>
        <w:t>0</w:t>
      </w:r>
      <w:r>
        <w:rPr>
          <w:rFonts w:hint="eastAsia"/>
        </w:rPr>
        <w:t>方不是空方但第</w:t>
      </w:r>
      <w:r>
        <w:rPr>
          <w:rFonts w:hint="eastAsia"/>
        </w:rPr>
        <w:t>2</w:t>
      </w:r>
      <w:r>
        <w:t>1</w:t>
      </w:r>
      <w:r>
        <w:rPr>
          <w:rFonts w:hint="eastAsia"/>
        </w:rPr>
        <w:t>方是空方；</w:t>
      </w:r>
      <w:r>
        <w:rPr>
          <w:rFonts w:hint="eastAsia"/>
        </w:rPr>
        <w:t xml:space="preserve">4) </w:t>
      </w:r>
      <w:r>
        <w:rPr>
          <w:rFonts w:hint="eastAsia"/>
        </w:rPr>
        <w:t>第</w:t>
      </w:r>
      <w:r>
        <w:rPr>
          <w:rFonts w:hint="eastAsia"/>
        </w:rPr>
        <w:t>2</w:t>
      </w:r>
      <w:r>
        <w:t>0</w:t>
      </w:r>
      <w:r>
        <w:rPr>
          <w:rFonts w:hint="eastAsia"/>
        </w:rPr>
        <w:t>方和第</w:t>
      </w:r>
      <w:r>
        <w:rPr>
          <w:rFonts w:hint="eastAsia"/>
        </w:rPr>
        <w:t>2</w:t>
      </w:r>
      <w:r>
        <w:t>1</w:t>
      </w:r>
      <w:r>
        <w:rPr>
          <w:rFonts w:hint="eastAsia"/>
        </w:rPr>
        <w:t>方都是空方。</w:t>
      </w:r>
    </w:p>
    <w:p w14:paraId="086AEDD7" w14:textId="77777777" w:rsidR="00D64B68" w:rsidRDefault="000A1BC9">
      <w:pPr>
        <w:ind w:firstLine="420"/>
      </w:pPr>
      <w:r>
        <w:rPr>
          <w:rFonts w:hint="eastAsia"/>
        </w:rPr>
        <w:t>情况一：第</w:t>
      </w:r>
      <w:r>
        <w:rPr>
          <w:rFonts w:hint="eastAsia"/>
        </w:rPr>
        <w:t>2</w:t>
      </w:r>
      <w:r>
        <w:t>0</w:t>
      </w:r>
      <w:r>
        <w:rPr>
          <w:rFonts w:hint="eastAsia"/>
        </w:rPr>
        <w:t>方和第</w:t>
      </w:r>
      <w:r>
        <w:rPr>
          <w:rFonts w:hint="eastAsia"/>
        </w:rPr>
        <w:t>21</w:t>
      </w:r>
      <w:r>
        <w:rPr>
          <w:rFonts w:hint="eastAsia"/>
        </w:rPr>
        <w:t>方均不是空方。</w:t>
      </w:r>
    </w:p>
    <w:p w14:paraId="09331871"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方构成了一个字</w:t>
      </w:r>
      <w:r>
        <w:rPr>
          <w:rFonts w:hint="eastAsia"/>
        </w:rPr>
        <w:t>(</w:t>
      </w:r>
      <w:r>
        <w:rPr>
          <w:rFonts w:hint="eastAsia"/>
        </w:rPr>
        <w:t>词或符号</w:t>
      </w:r>
      <w:r>
        <w:rPr>
          <w:rFonts w:hint="eastAsia"/>
        </w:rPr>
        <w:t>)</w:t>
      </w:r>
      <w:r>
        <w:rPr>
          <w:rFonts w:hint="eastAsia"/>
        </w:rPr>
        <w:t>。</w:t>
      </w:r>
      <w:bookmarkEnd w:id="96"/>
      <w:r>
        <w:rPr>
          <w:rFonts w:cs="Times New Roman" w:hint="eastAsia"/>
          <w:szCs w:val="21"/>
        </w:rPr>
        <w:t>如果</w:t>
      </w:r>
      <w:r>
        <w:rPr>
          <w:rFonts w:hint="eastAsia"/>
        </w:rPr>
        <w:t>信息匹配算法</w:t>
      </w:r>
      <w:r>
        <w:rPr>
          <w:rFonts w:cs="Times New Roman" w:hint="eastAsia"/>
          <w:szCs w:val="21"/>
        </w:rPr>
        <w:t>保留第</w:t>
      </w:r>
      <w:r>
        <w:rPr>
          <w:rFonts w:cs="Times New Roman" w:hint="eastAsia"/>
          <w:szCs w:val="21"/>
        </w:rPr>
        <w:t>2</w:t>
      </w:r>
      <w:r>
        <w:rPr>
          <w:rFonts w:cs="Times New Roman"/>
          <w:szCs w:val="21"/>
        </w:rPr>
        <w:t>0</w:t>
      </w:r>
      <w:r>
        <w:rPr>
          <w:rFonts w:cs="Times New Roman" w:hint="eastAsia"/>
          <w:szCs w:val="21"/>
        </w:rPr>
        <w:t>方盲文，会导致</w:t>
      </w:r>
      <w:r>
        <w:rPr>
          <w:rFonts w:hint="eastAsia"/>
        </w:rPr>
        <w:t>一个字</w:t>
      </w:r>
      <w:r>
        <w:rPr>
          <w:rFonts w:hint="eastAsia"/>
        </w:rPr>
        <w:t>(</w:t>
      </w:r>
      <w:r>
        <w:rPr>
          <w:rFonts w:hint="eastAsia"/>
        </w:rPr>
        <w:t>词或符号</w:t>
      </w:r>
      <w:r>
        <w:rPr>
          <w:rFonts w:hint="eastAsia"/>
        </w:rPr>
        <w:t>)</w:t>
      </w:r>
      <w:r>
        <w:rPr>
          <w:rFonts w:hint="eastAsia"/>
        </w:rPr>
        <w:t>被分割，不符合国家通用盲文规定。因此，匹配算法必须</w:t>
      </w:r>
      <w:r>
        <w:rPr>
          <w:rFonts w:cs="Times New Roman" w:hint="eastAsia"/>
          <w:szCs w:val="21"/>
        </w:rPr>
        <w:t>把当前</w:t>
      </w:r>
      <w:r>
        <w:rPr>
          <w:rFonts w:cs="Times New Roman" w:hint="eastAsia"/>
          <w:szCs w:val="21"/>
        </w:rPr>
        <w:t>1</w:t>
      </w:r>
      <w:r>
        <w:rPr>
          <w:rFonts w:cs="Times New Roman"/>
          <w:szCs w:val="21"/>
        </w:rPr>
        <w:t>26</w:t>
      </w:r>
      <w:r>
        <w:rPr>
          <w:rFonts w:cs="Times New Roman" w:hint="eastAsia"/>
          <w:szCs w:val="21"/>
        </w:rPr>
        <w:t>个盲文二进制点序中，舍去最后一个字</w:t>
      </w:r>
      <w:r>
        <w:rPr>
          <w:rFonts w:hint="eastAsia"/>
        </w:rPr>
        <w:t>(</w:t>
      </w:r>
      <w:r>
        <w:rPr>
          <w:rFonts w:hint="eastAsia"/>
        </w:rPr>
        <w:t>词或符号</w:t>
      </w:r>
      <w:r>
        <w:rPr>
          <w:rFonts w:hint="eastAsia"/>
        </w:rPr>
        <w:t>)</w:t>
      </w:r>
      <w:r>
        <w:rPr>
          <w:rFonts w:cs="Times New Roman" w:hint="eastAsia"/>
          <w:szCs w:val="21"/>
        </w:rPr>
        <w:t>的盲文二进制点序。</w:t>
      </w:r>
      <w:r>
        <w:rPr>
          <w:rFonts w:hint="eastAsia"/>
        </w:rPr>
        <w:t>具体实现过程为：</w:t>
      </w:r>
    </w:p>
    <w:p w14:paraId="083D6E87" w14:textId="77777777" w:rsidR="00D64B68" w:rsidRDefault="000A1BC9">
      <w:pPr>
        <w:numPr>
          <w:ilvl w:val="0"/>
          <w:numId w:val="2"/>
        </w:numPr>
        <w:ind w:firstLine="420"/>
        <w:rPr>
          <w:rFonts w:cs="Times New Roman"/>
          <w:szCs w:val="21"/>
        </w:rPr>
      </w:pPr>
      <w:r>
        <w:rPr>
          <w:rFonts w:cs="Times New Roman" w:hint="eastAsia"/>
          <w:szCs w:val="21"/>
        </w:rPr>
        <w:t>点序文本的处理：倒序统计前</w:t>
      </w:r>
      <w:r>
        <w:rPr>
          <w:rFonts w:cs="Times New Roman"/>
          <w:szCs w:val="21"/>
        </w:rPr>
        <w:t>19</w:t>
      </w:r>
      <w:r>
        <w:rPr>
          <w:rFonts w:cs="Times New Roman" w:hint="eastAsia"/>
          <w:szCs w:val="21"/>
        </w:rPr>
        <w:t>方中的空方数目，记录最后一个空方的位置，即找到最后一个字</w:t>
      </w:r>
      <w:r>
        <w:rPr>
          <w:rFonts w:hint="eastAsia"/>
        </w:rPr>
        <w:t>(</w:t>
      </w:r>
      <w:r>
        <w:rPr>
          <w:rFonts w:hint="eastAsia"/>
        </w:rPr>
        <w:t>词或符号</w:t>
      </w:r>
      <w:r>
        <w:rPr>
          <w:rFonts w:hint="eastAsia"/>
        </w:rPr>
        <w:t>)</w:t>
      </w:r>
      <w:r>
        <w:rPr>
          <w:rFonts w:cs="Times New Roman" w:hint="eastAsia"/>
          <w:szCs w:val="21"/>
        </w:rPr>
        <w:t>的位置，存储该位置之前的点序，然后添加“</w:t>
      </w:r>
      <w:r>
        <w:rPr>
          <w:rFonts w:cs="Times New Roman"/>
          <w:szCs w:val="21"/>
        </w:rPr>
        <w:t>000000</w:t>
      </w:r>
      <w:r>
        <w:rPr>
          <w:rFonts w:cs="Times New Roman" w:hint="eastAsia"/>
          <w:szCs w:val="21"/>
        </w:rPr>
        <w:t>”至</w:t>
      </w:r>
      <w:r>
        <w:rPr>
          <w:rFonts w:cs="Times New Roman"/>
          <w:szCs w:val="21"/>
        </w:rPr>
        <w:t>120</w:t>
      </w:r>
      <w:r>
        <w:rPr>
          <w:rFonts w:cs="Times New Roman" w:hint="eastAsia"/>
          <w:szCs w:val="21"/>
        </w:rPr>
        <w:t>个字节并存储；</w:t>
      </w:r>
    </w:p>
    <w:p w14:paraId="37C5E034" w14:textId="77777777" w:rsidR="00D64B68" w:rsidRDefault="000A1BC9">
      <w:pPr>
        <w:numPr>
          <w:ilvl w:val="0"/>
          <w:numId w:val="2"/>
        </w:numPr>
        <w:ind w:firstLine="420"/>
        <w:rPr>
          <w:rFonts w:cs="Times New Roman"/>
          <w:szCs w:val="21"/>
        </w:rPr>
      </w:pPr>
      <w:r>
        <w:rPr>
          <w:rFonts w:cs="Times New Roman" w:hint="eastAsia"/>
          <w:szCs w:val="21"/>
        </w:rPr>
        <w:t>文本文件的处理：顺序存储文本并统计空格的数目，直到文本的空格数目和点序的空方数目相同，然后添加空格至</w:t>
      </w:r>
      <w:r>
        <w:rPr>
          <w:rFonts w:cs="Times New Roman"/>
          <w:szCs w:val="21"/>
        </w:rPr>
        <w:t>37</w:t>
      </w:r>
      <w:r>
        <w:rPr>
          <w:rFonts w:cs="Times New Roman" w:hint="eastAsia"/>
          <w:szCs w:val="21"/>
        </w:rPr>
        <w:t>个字节并存储。</w:t>
      </w:r>
    </w:p>
    <w:p w14:paraId="3D36EF71" w14:textId="77777777" w:rsidR="00D64B68" w:rsidRDefault="000A1BC9">
      <w:pPr>
        <w:ind w:firstLine="420"/>
      </w:pPr>
      <w:r>
        <w:rPr>
          <w:rFonts w:hint="eastAsia"/>
        </w:rPr>
        <w:t>情况二：第</w:t>
      </w:r>
      <w:r>
        <w:rPr>
          <w:rFonts w:hint="eastAsia"/>
        </w:rPr>
        <w:t>2</w:t>
      </w:r>
      <w:r>
        <w:t>0</w:t>
      </w:r>
      <w:r>
        <w:rPr>
          <w:rFonts w:hint="eastAsia"/>
        </w:rPr>
        <w:t>方是空方但第</w:t>
      </w:r>
      <w:r>
        <w:rPr>
          <w:rFonts w:hint="eastAsia"/>
        </w:rPr>
        <w:t>2</w:t>
      </w:r>
      <w:r>
        <w:t>1</w:t>
      </w:r>
      <w:r>
        <w:rPr>
          <w:rFonts w:hint="eastAsia"/>
        </w:rPr>
        <w:t>方不是空方。</w:t>
      </w:r>
    </w:p>
    <w:p w14:paraId="7F8C9452"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w:t>
      </w:r>
      <w:r>
        <w:rPr>
          <w:rFonts w:cs="Times New Roman" w:hint="eastAsia"/>
          <w:szCs w:val="21"/>
        </w:rPr>
        <w:t>第</w:t>
      </w:r>
      <w:r>
        <w:rPr>
          <w:rFonts w:cs="Times New Roman"/>
          <w:szCs w:val="21"/>
        </w:rPr>
        <w:t>20</w:t>
      </w:r>
      <w:r>
        <w:rPr>
          <w:rFonts w:cs="Times New Roman" w:hint="eastAsia"/>
          <w:szCs w:val="21"/>
        </w:rPr>
        <w:t>方分隔了前一个字</w:t>
      </w:r>
      <w:r>
        <w:rPr>
          <w:rFonts w:hint="eastAsia"/>
        </w:rPr>
        <w:t>(</w:t>
      </w:r>
      <w:r>
        <w:rPr>
          <w:rFonts w:hint="eastAsia"/>
        </w:rPr>
        <w:t>词或符号</w:t>
      </w:r>
      <w:r>
        <w:rPr>
          <w:rFonts w:hint="eastAsia"/>
        </w:rPr>
        <w:t>)</w:t>
      </w:r>
      <w:r>
        <w:rPr>
          <w:rFonts w:cs="Times New Roman" w:hint="eastAsia"/>
          <w:szCs w:val="21"/>
        </w:rPr>
        <w:t>和后一个字</w:t>
      </w:r>
      <w:r>
        <w:rPr>
          <w:rFonts w:hint="eastAsia"/>
        </w:rPr>
        <w:t>(</w:t>
      </w:r>
      <w:r>
        <w:rPr>
          <w:rFonts w:hint="eastAsia"/>
        </w:rPr>
        <w:t>词或符号</w:t>
      </w:r>
      <w:r>
        <w:rPr>
          <w:rFonts w:hint="eastAsia"/>
        </w:rPr>
        <w:t>)</w:t>
      </w:r>
      <w:r>
        <w:rPr>
          <w:rFonts w:cs="Times New Roman" w:hint="eastAsia"/>
          <w:szCs w:val="21"/>
        </w:rPr>
        <w:t>，</w:t>
      </w:r>
      <w:r>
        <w:rPr>
          <w:rFonts w:hint="eastAsia"/>
        </w:rPr>
        <w:t>符合国家通用盲文规定。具体实现过程为：</w:t>
      </w:r>
    </w:p>
    <w:p w14:paraId="4F22F890" w14:textId="77777777" w:rsidR="00D64B68" w:rsidRDefault="000A1BC9">
      <w:pPr>
        <w:numPr>
          <w:ilvl w:val="0"/>
          <w:numId w:val="3"/>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0BA68003" w14:textId="77777777" w:rsidR="00D64B68" w:rsidRDefault="000A1BC9">
      <w:pPr>
        <w:numPr>
          <w:ilvl w:val="0"/>
          <w:numId w:val="3"/>
        </w:numPr>
        <w:ind w:firstLine="420"/>
        <w:rPr>
          <w:rFonts w:cs="Times New Roman"/>
          <w:szCs w:val="21"/>
        </w:rPr>
      </w:pPr>
      <w:r>
        <w:rPr>
          <w:rFonts w:cs="Times New Roman" w:hint="eastAsia"/>
          <w:szCs w:val="21"/>
        </w:rPr>
        <w:t>文本文件的处理：顺序存储文本并统计空格的数目，直到文本的空格数目和点序的空方数目相同，然后添加空格至</w:t>
      </w:r>
      <w:r>
        <w:rPr>
          <w:rFonts w:cs="Times New Roman"/>
          <w:szCs w:val="21"/>
        </w:rPr>
        <w:t>37</w:t>
      </w:r>
      <w:r>
        <w:rPr>
          <w:rFonts w:cs="Times New Roman" w:hint="eastAsia"/>
          <w:szCs w:val="21"/>
        </w:rPr>
        <w:t>个字节并存储。</w:t>
      </w:r>
    </w:p>
    <w:p w14:paraId="0D89A273" w14:textId="77777777" w:rsidR="00D64B68" w:rsidRDefault="000A1BC9">
      <w:pPr>
        <w:ind w:firstLine="420"/>
      </w:pPr>
      <w:r>
        <w:rPr>
          <w:rFonts w:hint="eastAsia"/>
        </w:rPr>
        <w:t>情况三：第</w:t>
      </w:r>
      <w:r>
        <w:rPr>
          <w:rFonts w:hint="eastAsia"/>
        </w:rPr>
        <w:t>2</w:t>
      </w:r>
      <w:r>
        <w:t>0</w:t>
      </w:r>
      <w:r>
        <w:rPr>
          <w:rFonts w:hint="eastAsia"/>
        </w:rPr>
        <w:t>方不是空方但第</w:t>
      </w:r>
      <w:r>
        <w:rPr>
          <w:rFonts w:hint="eastAsia"/>
        </w:rPr>
        <w:t>2</w:t>
      </w:r>
      <w:r>
        <w:t>1</w:t>
      </w:r>
      <w:r>
        <w:rPr>
          <w:rFonts w:hint="eastAsia"/>
        </w:rPr>
        <w:t>方是空方。</w:t>
      </w:r>
    </w:p>
    <w:p w14:paraId="7429C175"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w:t>
      </w:r>
      <w:r>
        <w:rPr>
          <w:rFonts w:cs="Times New Roman" w:hint="eastAsia"/>
          <w:szCs w:val="21"/>
        </w:rPr>
        <w:t>第</w:t>
      </w:r>
      <w:r>
        <w:rPr>
          <w:rFonts w:cs="Times New Roman"/>
          <w:szCs w:val="21"/>
        </w:rPr>
        <w:t>2</w:t>
      </w:r>
      <w:r>
        <w:rPr>
          <w:rFonts w:cs="Times New Roman" w:hint="eastAsia"/>
          <w:szCs w:val="21"/>
        </w:rPr>
        <w:t>1</w:t>
      </w:r>
      <w:r>
        <w:rPr>
          <w:rFonts w:cs="Times New Roman" w:hint="eastAsia"/>
          <w:szCs w:val="21"/>
        </w:rPr>
        <w:t>方分隔了前一个字</w:t>
      </w:r>
      <w:r>
        <w:rPr>
          <w:rFonts w:hint="eastAsia"/>
        </w:rPr>
        <w:t>(</w:t>
      </w:r>
      <w:r>
        <w:rPr>
          <w:rFonts w:hint="eastAsia"/>
        </w:rPr>
        <w:t>词或符号</w:t>
      </w:r>
      <w:r>
        <w:rPr>
          <w:rFonts w:hint="eastAsia"/>
        </w:rPr>
        <w:t>)</w:t>
      </w:r>
      <w:r>
        <w:rPr>
          <w:rFonts w:cs="Times New Roman" w:hint="eastAsia"/>
          <w:szCs w:val="21"/>
        </w:rPr>
        <w:t>和后一个字</w:t>
      </w:r>
      <w:r>
        <w:rPr>
          <w:rFonts w:hint="eastAsia"/>
        </w:rPr>
        <w:t>(</w:t>
      </w:r>
      <w:r>
        <w:rPr>
          <w:rFonts w:hint="eastAsia"/>
        </w:rPr>
        <w:t>词或符号</w:t>
      </w:r>
      <w:r>
        <w:rPr>
          <w:rFonts w:hint="eastAsia"/>
        </w:rPr>
        <w:t>)</w:t>
      </w:r>
      <w:r>
        <w:rPr>
          <w:rFonts w:cs="Times New Roman" w:hint="eastAsia"/>
          <w:szCs w:val="21"/>
        </w:rPr>
        <w:t>，</w:t>
      </w:r>
      <w:r>
        <w:rPr>
          <w:rFonts w:hint="eastAsia"/>
        </w:rPr>
        <w:t>符合国家通用盲文规定。具体实现过程为：</w:t>
      </w:r>
    </w:p>
    <w:p w14:paraId="00EFA1BD" w14:textId="77777777" w:rsidR="00D64B68" w:rsidRDefault="000A1BC9">
      <w:pPr>
        <w:numPr>
          <w:ilvl w:val="0"/>
          <w:numId w:val="4"/>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041C896F" w14:textId="77777777" w:rsidR="00D64B68" w:rsidRDefault="000A1BC9">
      <w:pPr>
        <w:numPr>
          <w:ilvl w:val="0"/>
          <w:numId w:val="4"/>
        </w:numPr>
        <w:ind w:firstLine="420"/>
        <w:rPr>
          <w:rFonts w:cs="Times New Roman"/>
          <w:szCs w:val="21"/>
        </w:rPr>
      </w:pPr>
      <w:r>
        <w:rPr>
          <w:rFonts w:cs="Times New Roman" w:hint="eastAsia"/>
          <w:szCs w:val="21"/>
        </w:rPr>
        <w:t>文本文件的处理：顺序存储文本并统计空格数目，直到文本的空格数目比点序的空方数目多一个，然后添加空格至</w:t>
      </w:r>
      <w:r>
        <w:rPr>
          <w:rFonts w:cs="Times New Roman"/>
          <w:szCs w:val="21"/>
        </w:rPr>
        <w:t>37</w:t>
      </w:r>
      <w:r>
        <w:rPr>
          <w:rFonts w:cs="Times New Roman" w:hint="eastAsia"/>
          <w:szCs w:val="21"/>
        </w:rPr>
        <w:t>个字节并存储。</w:t>
      </w:r>
    </w:p>
    <w:p w14:paraId="55D11C86" w14:textId="77777777" w:rsidR="00D64B68" w:rsidRDefault="000A1BC9">
      <w:pPr>
        <w:ind w:firstLine="420"/>
      </w:pPr>
      <w:r>
        <w:rPr>
          <w:rFonts w:hint="eastAsia"/>
        </w:rPr>
        <w:t>情况四：第</w:t>
      </w:r>
      <w:r>
        <w:rPr>
          <w:rFonts w:hint="eastAsia"/>
        </w:rPr>
        <w:t>2</w:t>
      </w:r>
      <w:r>
        <w:t>0</w:t>
      </w:r>
      <w:r>
        <w:rPr>
          <w:rFonts w:hint="eastAsia"/>
        </w:rPr>
        <w:t>方和第</w:t>
      </w:r>
      <w:r>
        <w:rPr>
          <w:rFonts w:hint="eastAsia"/>
        </w:rPr>
        <w:t>2</w:t>
      </w:r>
      <w:r>
        <w:t>1</w:t>
      </w:r>
      <w:r>
        <w:rPr>
          <w:rFonts w:hint="eastAsia"/>
        </w:rPr>
        <w:t>方都是空方。</w:t>
      </w:r>
    </w:p>
    <w:p w14:paraId="524024AB" w14:textId="77777777" w:rsidR="00D64B68" w:rsidRDefault="000A1BC9">
      <w:pPr>
        <w:ind w:firstLine="420"/>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。具体实现过程为：</w:t>
      </w:r>
    </w:p>
    <w:p w14:paraId="01CB8280" w14:textId="77777777" w:rsidR="00D64B68" w:rsidRDefault="000A1BC9">
      <w:pPr>
        <w:numPr>
          <w:ilvl w:val="0"/>
          <w:numId w:val="5"/>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775A1BD3" w14:textId="77777777" w:rsidR="00D64B68" w:rsidRDefault="000A1BC9">
      <w:pPr>
        <w:numPr>
          <w:ilvl w:val="0"/>
          <w:numId w:val="5"/>
        </w:numPr>
        <w:ind w:firstLine="420"/>
        <w:rPr>
          <w:rFonts w:cs="Times New Roman"/>
          <w:szCs w:val="21"/>
        </w:rPr>
      </w:pPr>
      <w:r>
        <w:rPr>
          <w:rFonts w:cs="Times New Roman" w:hint="eastAsia"/>
          <w:szCs w:val="21"/>
        </w:rPr>
        <w:t>文本文件的处理：顺序存储文本并统计空格数目，直到文本的空格数目和点序的空方数目相等，然后添加空格至</w:t>
      </w:r>
      <w:r>
        <w:rPr>
          <w:rFonts w:cs="Times New Roman"/>
          <w:szCs w:val="21"/>
        </w:rPr>
        <w:t>37</w:t>
      </w:r>
      <w:r>
        <w:rPr>
          <w:rFonts w:cs="Times New Roman" w:hint="eastAsia"/>
          <w:szCs w:val="21"/>
        </w:rPr>
        <w:t>个字节并存储。</w:t>
      </w:r>
    </w:p>
    <w:p w14:paraId="56EA57C1" w14:textId="77777777" w:rsidR="00D64B68" w:rsidRDefault="000A1BC9">
      <w:pPr>
        <w:ind w:firstLine="420"/>
      </w:pPr>
      <w:r>
        <w:rPr>
          <w:rFonts w:hint="eastAsia"/>
        </w:rPr>
        <w:t>信息</w:t>
      </w:r>
      <w:r>
        <w:rPr>
          <w:rFonts w:asciiTheme="minorHAnsi" w:hAnsiTheme="minorHAnsi" w:cs="Times New Roman" w:hint="eastAsia"/>
          <w:szCs w:val="21"/>
        </w:rPr>
        <w:t>匹配算法遍历源</w:t>
      </w:r>
      <w:r>
        <w:rPr>
          <w:rFonts w:hint="eastAsia"/>
        </w:rPr>
        <w:t>文本文件和</w:t>
      </w:r>
      <w:r>
        <w:rPr>
          <w:rFonts w:asciiTheme="minorHAnsi" w:hAnsiTheme="minorHAnsi" w:cs="Times New Roman" w:hint="eastAsia"/>
          <w:szCs w:val="21"/>
        </w:rPr>
        <w:t>源</w:t>
      </w:r>
      <w:r>
        <w:rPr>
          <w:rFonts w:hint="eastAsia"/>
        </w:rPr>
        <w:t>点序文件，每次从</w:t>
      </w:r>
      <w:r>
        <w:rPr>
          <w:rFonts w:asciiTheme="minorHAnsi" w:hAnsiTheme="minorHAnsi" w:cs="Times New Roman" w:hint="eastAsia"/>
          <w:szCs w:val="21"/>
        </w:rPr>
        <w:t>源</w:t>
      </w:r>
      <w:r>
        <w:rPr>
          <w:rFonts w:hint="eastAsia"/>
        </w:rPr>
        <w:t>文本文件中读取</w:t>
      </w:r>
      <w:r>
        <w:t>37</w:t>
      </w:r>
      <w:r>
        <w:rPr>
          <w:rFonts w:hint="eastAsia"/>
        </w:rPr>
        <w:t>个字节，从</w:t>
      </w:r>
      <w:r>
        <w:rPr>
          <w:rFonts w:asciiTheme="minorHAnsi" w:hAnsiTheme="minorHAnsi" w:cs="Times New Roman" w:hint="eastAsia"/>
          <w:szCs w:val="21"/>
        </w:rPr>
        <w:t>源</w:t>
      </w:r>
      <w:r>
        <w:rPr>
          <w:rFonts w:hint="eastAsia"/>
        </w:rPr>
        <w:t>点序文件中读取</w:t>
      </w:r>
      <w:r>
        <w:rPr>
          <w:rFonts w:hint="eastAsia"/>
        </w:rPr>
        <w:t>1</w:t>
      </w:r>
      <w:r>
        <w:t>2</w:t>
      </w:r>
      <w:r>
        <w:rPr>
          <w:rFonts w:hint="eastAsia"/>
        </w:rPr>
        <w:t>6</w:t>
      </w:r>
      <w:r>
        <w:rPr>
          <w:rFonts w:hint="eastAsia"/>
        </w:rPr>
        <w:t>字节，进行</w:t>
      </w:r>
      <w:r>
        <w:rPr>
          <w:rFonts w:cs="Times New Roman" w:hint="eastAsia"/>
          <w:szCs w:val="21"/>
        </w:rPr>
        <w:t>上述四种情况的处理，</w:t>
      </w:r>
      <w:r>
        <w:rPr>
          <w:rFonts w:hint="eastAsia"/>
        </w:rPr>
        <w:t>找到并截取内容相同的文本和点序，并存储到新</w:t>
      </w:r>
      <w:ins w:id="98" w:author="杨文珍" w:date="2020-12-10T22:54:00Z">
        <w:r>
          <w:rPr>
            <w:rFonts w:hint="eastAsia"/>
          </w:rPr>
          <w:t>的</w:t>
        </w:r>
      </w:ins>
      <w:r>
        <w:rPr>
          <w:rFonts w:hint="eastAsia"/>
        </w:rPr>
        <w:t>文本文件和新</w:t>
      </w:r>
      <w:ins w:id="99" w:author="杨文珍" w:date="2020-12-10T22:54:00Z">
        <w:r>
          <w:rPr>
            <w:rFonts w:hint="eastAsia"/>
          </w:rPr>
          <w:t>的</w:t>
        </w:r>
      </w:ins>
      <w:r>
        <w:rPr>
          <w:rFonts w:hint="eastAsia"/>
        </w:rPr>
        <w:t>点序文件</w:t>
      </w:r>
      <w:r>
        <w:rPr>
          <w:rFonts w:cs="Times New Roman" w:hint="eastAsia"/>
          <w:szCs w:val="21"/>
        </w:rPr>
        <w:t>。</w:t>
      </w:r>
      <w:r>
        <w:rPr>
          <w:rFonts w:hint="eastAsia"/>
        </w:rPr>
        <w:t>图</w:t>
      </w:r>
      <w:r>
        <w:t>5</w:t>
      </w:r>
      <w:r>
        <w:rPr>
          <w:rFonts w:hint="eastAsia"/>
        </w:rPr>
        <w:t>为算法的整体流程图。</w:t>
      </w:r>
    </w:p>
    <w:p w14:paraId="77355975" w14:textId="77777777" w:rsidR="00D64B68" w:rsidRDefault="008256EB">
      <w:pPr>
        <w:ind w:firstLine="420"/>
        <w:jc w:val="center"/>
      </w:pPr>
      <w:r>
        <w:lastRenderedPageBreak/>
        <w:pict w14:anchorId="7F1871F9">
          <v:shape id="_x0000_i1029" type="#_x0000_t75" style="width:390.4pt;height:307.9pt">
            <v:imagedata r:id="rId16" o:title=""/>
          </v:shape>
        </w:pict>
      </w:r>
    </w:p>
    <w:p w14:paraId="54B5CF3E" w14:textId="77777777" w:rsidR="00D64B68" w:rsidRDefault="000A1BC9">
      <w:pPr>
        <w:pStyle w:val="a4"/>
        <w:ind w:firstLine="420"/>
        <w:jc w:val="center"/>
        <w:rPr>
          <w:rFonts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5 </w:t>
      </w:r>
      <w:r>
        <w:rPr>
          <w:rFonts w:hint="eastAsia"/>
        </w:rPr>
        <w:t>信息</w:t>
      </w:r>
      <w:r>
        <w:rPr>
          <w:rFonts w:ascii="Times New Roman" w:hAnsi="Times New Roman" w:cs="Times New Roman" w:hint="eastAsia"/>
          <w:szCs w:val="21"/>
        </w:rPr>
        <w:t>匹配算法流程图</w:t>
      </w:r>
    </w:p>
    <w:p w14:paraId="5DDC7389" w14:textId="77777777" w:rsidR="00D64B68" w:rsidRDefault="000A1BC9">
      <w:pPr>
        <w:pStyle w:val="1"/>
      </w:pPr>
      <w:r>
        <w:rPr>
          <w:rFonts w:hint="eastAsia"/>
        </w:rPr>
        <w:t>算法结果</w:t>
      </w:r>
    </w:p>
    <w:p w14:paraId="6D492BD4" w14:textId="77777777" w:rsidR="00D64B68" w:rsidRDefault="000A1BC9">
      <w:pPr>
        <w:pStyle w:val="2"/>
      </w:pPr>
      <w:r>
        <w:rPr>
          <w:rFonts w:hint="eastAsia"/>
        </w:rPr>
        <w:t>实例分析</w:t>
      </w:r>
    </w:p>
    <w:p w14:paraId="2B2354C9" w14:textId="77777777" w:rsidR="00D64B68" w:rsidRDefault="000A1BC9">
      <w:pPr>
        <w:ind w:firstLine="420"/>
      </w:pPr>
      <w:r>
        <w:rPr>
          <w:rFonts w:hint="eastAsia"/>
        </w:rPr>
        <w:t>为了验证信息</w:t>
      </w:r>
      <w:r>
        <w:rPr>
          <w:rFonts w:cs="Times New Roman" w:hint="eastAsia"/>
          <w:szCs w:val="21"/>
        </w:rPr>
        <w:t>匹配算法的</w:t>
      </w:r>
      <w:r>
        <w:rPr>
          <w:rFonts w:hint="eastAsia"/>
        </w:rPr>
        <w:t>正确性和通用性，本节列举了</w:t>
      </w:r>
      <w:r>
        <w:rPr>
          <w:rFonts w:cs="Times New Roman" w:hint="eastAsia"/>
          <w:szCs w:val="21"/>
        </w:rPr>
        <w:t>上述四种情况的处理结果。</w:t>
      </w:r>
    </w:p>
    <w:p w14:paraId="057864BC" w14:textId="77777777" w:rsidR="00D64B68" w:rsidRDefault="000A1BC9">
      <w:pPr>
        <w:ind w:firstLine="420"/>
      </w:pPr>
      <w:r>
        <w:rPr>
          <w:rFonts w:hint="eastAsia"/>
        </w:rPr>
        <w:t>例子</w:t>
      </w:r>
      <w:r>
        <w:rPr>
          <w:rFonts w:hint="eastAsia"/>
        </w:rPr>
        <w:t>1</w:t>
      </w:r>
      <w:r>
        <w:rPr>
          <w:rFonts w:hint="eastAsia"/>
        </w:rPr>
        <w:t>：第</w:t>
      </w:r>
      <w:r>
        <w:rPr>
          <w:rFonts w:hint="eastAsia"/>
        </w:rPr>
        <w:t>2</w:t>
      </w:r>
      <w:r>
        <w:t>0</w:t>
      </w:r>
      <w:r>
        <w:rPr>
          <w:rFonts w:hint="eastAsia"/>
        </w:rPr>
        <w:t>方和第</w:t>
      </w:r>
      <w:r>
        <w:rPr>
          <w:rFonts w:hint="eastAsia"/>
        </w:rPr>
        <w:t>21</w:t>
      </w:r>
      <w:r>
        <w:rPr>
          <w:rFonts w:hint="eastAsia"/>
        </w:rPr>
        <w:t>方均不是空方。</w:t>
      </w:r>
    </w:p>
    <w:p w14:paraId="76BD3F3C" w14:textId="77777777" w:rsidR="00D64B68" w:rsidRDefault="000A1BC9">
      <w:pPr>
        <w:ind w:firstLine="420"/>
      </w:pPr>
      <w:r>
        <w:rPr>
          <w:rFonts w:hint="eastAsia"/>
        </w:rPr>
        <w:t>文本文件中汉字语句“</w:t>
      </w:r>
      <w:r>
        <w:rPr>
          <w:rFonts w:hint="eastAsia"/>
          <w:lang w:val="zh-CN"/>
        </w:rPr>
        <w:t>第七课</w:t>
      </w:r>
      <w:r>
        <w:rPr>
          <w:rFonts w:hint="eastAsia"/>
          <w:lang w:val="zh-CN"/>
        </w:rPr>
        <w:t>_</w:t>
      </w:r>
      <w:r>
        <w:rPr>
          <w:rFonts w:hint="eastAsia"/>
          <w:lang w:val="zh-CN"/>
        </w:rPr>
        <w:t>《</w:t>
      </w:r>
      <w:r>
        <w:rPr>
          <w:rFonts w:hint="eastAsia"/>
          <w:lang w:val="zh-CN"/>
        </w:rPr>
        <w:t>_</w:t>
      </w:r>
      <w:r>
        <w:rPr>
          <w:rFonts w:hint="eastAsia"/>
          <w:lang w:val="zh-CN"/>
        </w:rPr>
        <w:t>开国大典</w:t>
      </w:r>
      <w:r>
        <w:rPr>
          <w:rFonts w:hint="eastAsia"/>
          <w:lang w:val="zh-CN"/>
        </w:rPr>
        <w:t>_</w:t>
      </w:r>
      <w:r>
        <w:rPr>
          <w:rFonts w:hint="eastAsia"/>
          <w:lang w:val="zh-CN"/>
        </w:rPr>
        <w:t>》</w:t>
      </w:r>
      <w:r>
        <w:rPr>
          <w:rFonts w:hint="eastAsia"/>
          <w:lang w:val="zh-CN"/>
        </w:rPr>
        <w:t>_1949_</w:t>
      </w:r>
      <w:r>
        <w:rPr>
          <w:rFonts w:hint="eastAsia"/>
          <w:lang w:val="zh-CN"/>
        </w:rPr>
        <w:t>年</w:t>
      </w:r>
      <w:r>
        <w:rPr>
          <w:rFonts w:hint="eastAsia"/>
          <w:lang w:val="zh-CN"/>
        </w:rPr>
        <w:t>_10_</w:t>
      </w:r>
      <w:r>
        <w:rPr>
          <w:rFonts w:hint="eastAsia"/>
          <w:lang w:val="zh-CN"/>
        </w:rPr>
        <w:t>月</w:t>
      </w:r>
      <w:r>
        <w:rPr>
          <w:rFonts w:hint="eastAsia"/>
          <w:lang w:val="zh-CN"/>
        </w:rPr>
        <w:t>_1</w:t>
      </w:r>
      <w:r>
        <w:rPr>
          <w:rFonts w:hint="eastAsia"/>
        </w:rPr>
        <w:t>”中的字符“</w:t>
      </w:r>
      <w:r>
        <w:rPr>
          <w:rFonts w:hint="eastAsia"/>
          <w:lang w:val="zh-CN"/>
        </w:rPr>
        <w:t>》</w:t>
      </w:r>
      <w:r>
        <w:rPr>
          <w:rFonts w:hint="eastAsia"/>
        </w:rPr>
        <w:t>”，在点序文件中第</w:t>
      </w:r>
      <w:r>
        <w:rPr>
          <w:rFonts w:hint="eastAsia"/>
        </w:rPr>
        <w:t>2</w:t>
      </w:r>
      <w:r>
        <w:t>0</w:t>
      </w:r>
      <w:r>
        <w:rPr>
          <w:rFonts w:hint="eastAsia"/>
        </w:rPr>
        <w:t>方和第</w:t>
      </w:r>
      <w:r>
        <w:rPr>
          <w:rFonts w:hint="eastAsia"/>
        </w:rPr>
        <w:t>21</w:t>
      </w:r>
      <w:r>
        <w:rPr>
          <w:rFonts w:hint="eastAsia"/>
        </w:rPr>
        <w:t>方均不是空方，如图</w:t>
      </w:r>
      <w:r>
        <w:t>6</w:t>
      </w:r>
      <w:r>
        <w:rPr>
          <w:rFonts w:hint="eastAsia"/>
        </w:rPr>
        <w:t>(a)</w:t>
      </w:r>
      <w:r>
        <w:rPr>
          <w:rFonts w:hint="eastAsia"/>
        </w:rPr>
        <w:t>所示。算法首先找到点序文件中前</w:t>
      </w:r>
      <w:r>
        <w:rPr>
          <w:rFonts w:hint="eastAsia"/>
        </w:rPr>
        <w:t>2</w:t>
      </w:r>
      <w:r>
        <w:t>0</w:t>
      </w:r>
      <w:r>
        <w:rPr>
          <w:rFonts w:hint="eastAsia"/>
        </w:rPr>
        <w:t>方盲文最后空格的位置</w:t>
      </w:r>
      <w:r>
        <w:rPr>
          <w:rFonts w:hint="eastAsia"/>
        </w:rPr>
        <w:t>(</w:t>
      </w:r>
      <w:r>
        <w:rPr>
          <w:rFonts w:hint="eastAsia"/>
        </w:rPr>
        <w:t>第</w:t>
      </w:r>
      <w:r>
        <w:rPr>
          <w:rFonts w:hint="eastAsia"/>
        </w:rPr>
        <w:t>1</w:t>
      </w:r>
      <w:r>
        <w:t>9</w:t>
      </w:r>
      <w:r>
        <w:rPr>
          <w:rFonts w:hint="eastAsia"/>
        </w:rPr>
        <w:t>方</w:t>
      </w:r>
      <w:r>
        <w:rPr>
          <w:rFonts w:hint="eastAsia"/>
        </w:rPr>
        <w:t>)</w:t>
      </w:r>
      <w:r>
        <w:rPr>
          <w:rFonts w:hint="eastAsia"/>
        </w:rPr>
        <w:t>，存储前</w:t>
      </w:r>
      <w:r>
        <w:rPr>
          <w:rFonts w:hint="eastAsia"/>
        </w:rPr>
        <w:t>1</w:t>
      </w:r>
      <w:r>
        <w:t>9</w:t>
      </w:r>
      <w:r>
        <w:rPr>
          <w:rFonts w:hint="eastAsia"/>
        </w:rPr>
        <w:t>方的二进制点序，统计前</w:t>
      </w:r>
      <w:r>
        <w:rPr>
          <w:rFonts w:hint="eastAsia"/>
        </w:rPr>
        <w:t>19</w:t>
      </w:r>
      <w:r>
        <w:rPr>
          <w:rFonts w:hint="eastAsia"/>
        </w:rPr>
        <w:t>方盲文中的空方数目</w:t>
      </w:r>
      <w:r>
        <w:rPr>
          <w:rFonts w:hint="eastAsia"/>
        </w:rPr>
        <w:t>(3</w:t>
      </w:r>
      <w:r>
        <w:rPr>
          <w:rFonts w:hint="eastAsia"/>
        </w:rPr>
        <w:t>个</w:t>
      </w:r>
      <w:r>
        <w:rPr>
          <w:rFonts w:hint="eastAsia"/>
        </w:rPr>
        <w:t>)</w:t>
      </w:r>
      <w:r>
        <w:rPr>
          <w:rFonts w:hint="eastAsia"/>
        </w:rPr>
        <w:t>，并把第</w:t>
      </w:r>
      <w:r>
        <w:rPr>
          <w:rFonts w:hint="eastAsia"/>
        </w:rPr>
        <w:t>20</w:t>
      </w:r>
      <w:r>
        <w:rPr>
          <w:rFonts w:hint="eastAsia"/>
        </w:rPr>
        <w:t>方用空方填补且</w:t>
      </w:r>
      <w:r>
        <w:rPr>
          <w:rFonts w:cs="Times New Roman" w:hint="eastAsia"/>
          <w:szCs w:val="21"/>
        </w:rPr>
        <w:t>存储</w:t>
      </w:r>
      <w:r>
        <w:rPr>
          <w:rFonts w:hint="eastAsia"/>
        </w:rPr>
        <w:t>；然后，算法顺序存储文本文件中的字符并统计空格数目，直到空格数目与空方数目相等</w:t>
      </w:r>
      <w:r>
        <w:rPr>
          <w:rFonts w:hint="eastAsia"/>
        </w:rPr>
        <w:t>(</w:t>
      </w:r>
      <w:r>
        <w:rPr>
          <w:rFonts w:hint="eastAsia"/>
        </w:rPr>
        <w:t>“典”后面的空格</w:t>
      </w:r>
      <w:r>
        <w:rPr>
          <w:rFonts w:hint="eastAsia"/>
        </w:rPr>
        <w:t>)</w:t>
      </w:r>
      <w:r>
        <w:rPr>
          <w:rFonts w:hint="eastAsia"/>
        </w:rPr>
        <w:t>，再</w:t>
      </w:r>
      <w:r>
        <w:rPr>
          <w:rFonts w:cs="Times New Roman" w:hint="eastAsia"/>
          <w:szCs w:val="21"/>
        </w:rPr>
        <w:t>添加空格至</w:t>
      </w:r>
      <w:r>
        <w:rPr>
          <w:rFonts w:cs="Times New Roman"/>
          <w:szCs w:val="21"/>
        </w:rPr>
        <w:t>37</w:t>
      </w:r>
      <w:r>
        <w:rPr>
          <w:rFonts w:cs="Times New Roman" w:hint="eastAsia"/>
          <w:szCs w:val="21"/>
        </w:rPr>
        <w:t>个字节且存储</w:t>
      </w:r>
      <w:r>
        <w:rPr>
          <w:rFonts w:hint="eastAsia"/>
        </w:rPr>
        <w:t>。信息</w:t>
      </w:r>
      <w:r>
        <w:rPr>
          <w:rFonts w:cs="Times New Roman" w:hint="eastAsia"/>
          <w:szCs w:val="21"/>
        </w:rPr>
        <w:t>匹配算法处理后的结果，</w:t>
      </w:r>
      <w:r>
        <w:rPr>
          <w:rFonts w:hint="eastAsia"/>
        </w:rPr>
        <w:t>如图</w:t>
      </w:r>
      <w:r>
        <w:t>6</w:t>
      </w:r>
      <w:r>
        <w:rPr>
          <w:rFonts w:hint="eastAsia"/>
        </w:rPr>
        <w:t>(b)</w:t>
      </w:r>
      <w:r>
        <w:rPr>
          <w:rFonts w:hint="eastAsia"/>
        </w:rPr>
        <w:t>所示。</w:t>
      </w:r>
    </w:p>
    <w:p w14:paraId="552FD0D0" w14:textId="77777777" w:rsidR="00D64B68" w:rsidRDefault="008256EB">
      <w:pPr>
        <w:ind w:firstLine="420"/>
        <w:jc w:val="center"/>
      </w:pPr>
      <w:r>
        <w:pict w14:anchorId="67D959C3">
          <v:shape id="_x0000_i1030" type="#_x0000_t75" style="width:231.4pt;height:68.25pt">
            <v:imagedata r:id="rId17" o:title=""/>
            <o:lock v:ext="edit" aspectratio="f"/>
          </v:shape>
        </w:pict>
      </w:r>
    </w:p>
    <w:p w14:paraId="266AAAAF" w14:textId="77777777" w:rsidR="00D64B68" w:rsidRDefault="000A1BC9">
      <w:pPr>
        <w:numPr>
          <w:ilvl w:val="0"/>
          <w:numId w:val="6"/>
        </w:numPr>
        <w:ind w:firstLine="420"/>
        <w:jc w:val="center"/>
      </w:pPr>
      <w:r>
        <w:rPr>
          <w:rFonts w:hint="eastAsia"/>
        </w:rPr>
        <w:t>处理前的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6522BD5C" w14:textId="77777777" w:rsidR="00D64B68" w:rsidRDefault="008256EB">
      <w:pPr>
        <w:ind w:firstLine="420"/>
        <w:jc w:val="center"/>
      </w:pPr>
      <w:r>
        <w:pict w14:anchorId="185574DE">
          <v:shape id="_x0000_i1031" type="#_x0000_t75" style="width:233.65pt;height:66pt">
            <v:imagedata r:id="rId18" o:title=""/>
          </v:shape>
        </w:pict>
      </w:r>
    </w:p>
    <w:p w14:paraId="00C75EB3" w14:textId="77777777" w:rsidR="00D64B68" w:rsidRDefault="000A1BC9">
      <w:pPr>
        <w:numPr>
          <w:ilvl w:val="0"/>
          <w:numId w:val="6"/>
        </w:numPr>
        <w:ind w:firstLine="420"/>
        <w:jc w:val="center"/>
      </w:pPr>
      <w:r>
        <w:rPr>
          <w:rFonts w:hint="eastAsia"/>
        </w:rPr>
        <w:t>处理后的新文本文件和新点序文件</w:t>
      </w:r>
    </w:p>
    <w:p w14:paraId="7B889832" w14:textId="77777777" w:rsidR="00D64B68" w:rsidRDefault="000A1BC9">
      <w:pPr>
        <w:ind w:firstLine="420"/>
        <w:jc w:val="center"/>
      </w:pPr>
      <w:r>
        <w:rPr>
          <w:rFonts w:hint="eastAsia"/>
        </w:rPr>
        <w:t>图</w:t>
      </w:r>
      <w:r>
        <w:t>6</w:t>
      </w:r>
      <w:r>
        <w:rPr>
          <w:rFonts w:hint="eastAsia"/>
        </w:rPr>
        <w:t xml:space="preserve"> </w:t>
      </w:r>
      <w:r>
        <w:rPr>
          <w:rFonts w:hint="eastAsia"/>
        </w:rPr>
        <w:t>算法处理第</w:t>
      </w:r>
      <w:r>
        <w:rPr>
          <w:rFonts w:hint="eastAsia"/>
        </w:rPr>
        <w:t>20</w:t>
      </w:r>
      <w:r>
        <w:rPr>
          <w:rFonts w:hint="eastAsia"/>
        </w:rPr>
        <w:t>方和第</w:t>
      </w:r>
      <w:r>
        <w:rPr>
          <w:rFonts w:hint="eastAsia"/>
        </w:rPr>
        <w:t>21</w:t>
      </w:r>
      <w:r>
        <w:rPr>
          <w:rFonts w:hint="eastAsia"/>
        </w:rPr>
        <w:t>方均不为空方的例子</w:t>
      </w:r>
    </w:p>
    <w:p w14:paraId="4243A595" w14:textId="77777777" w:rsidR="00D64B68" w:rsidRDefault="000A1BC9">
      <w:pPr>
        <w:ind w:firstLine="420"/>
      </w:pPr>
      <w:r>
        <w:rPr>
          <w:rFonts w:hint="eastAsia"/>
        </w:rPr>
        <w:t>例子</w:t>
      </w:r>
      <w:r>
        <w:rPr>
          <w:rFonts w:hint="eastAsia"/>
        </w:rPr>
        <w:t>2</w:t>
      </w:r>
      <w:r>
        <w:rPr>
          <w:rFonts w:hint="eastAsia"/>
        </w:rPr>
        <w:t>：第</w:t>
      </w:r>
      <w:r>
        <w:rPr>
          <w:rFonts w:hint="eastAsia"/>
        </w:rPr>
        <w:t>2</w:t>
      </w:r>
      <w:r>
        <w:t>0</w:t>
      </w:r>
      <w:r>
        <w:rPr>
          <w:rFonts w:hint="eastAsia"/>
        </w:rPr>
        <w:t>方是空方但第</w:t>
      </w:r>
      <w:r>
        <w:rPr>
          <w:rFonts w:hint="eastAsia"/>
        </w:rPr>
        <w:t>2</w:t>
      </w:r>
      <w:r>
        <w:t>1</w:t>
      </w:r>
      <w:r>
        <w:rPr>
          <w:rFonts w:hint="eastAsia"/>
        </w:rPr>
        <w:t>方不是空方。</w:t>
      </w:r>
    </w:p>
    <w:p w14:paraId="38342E67" w14:textId="77777777" w:rsidR="00D64B68" w:rsidRDefault="000A1BC9">
      <w:pPr>
        <w:ind w:firstLine="420"/>
      </w:pPr>
      <w:r>
        <w:rPr>
          <w:rFonts w:hint="eastAsia"/>
        </w:rPr>
        <w:t>文本文件中汉字语句“</w:t>
      </w:r>
      <w:r>
        <w:rPr>
          <w:rFonts w:hint="eastAsia"/>
          <w:lang w:val="zh-CN"/>
        </w:rPr>
        <w:t>秋天</w:t>
      </w:r>
      <w:r>
        <w:rPr>
          <w:rFonts w:hint="eastAsia"/>
          <w:lang w:val="zh-CN"/>
        </w:rPr>
        <w:t>_</w:t>
      </w:r>
      <w:r>
        <w:rPr>
          <w:rFonts w:hint="eastAsia"/>
          <w:lang w:val="zh-CN"/>
        </w:rPr>
        <w:t>的</w:t>
      </w:r>
      <w:r>
        <w:rPr>
          <w:rFonts w:hint="eastAsia"/>
          <w:lang w:val="zh-CN"/>
        </w:rPr>
        <w:t>_</w:t>
      </w:r>
      <w:r>
        <w:rPr>
          <w:rFonts w:hint="eastAsia"/>
          <w:lang w:val="zh-CN"/>
        </w:rPr>
        <w:t>夜晚</w:t>
      </w:r>
      <w:r>
        <w:rPr>
          <w:rFonts w:hint="eastAsia"/>
          <w:lang w:val="zh-CN"/>
        </w:rPr>
        <w:t>_</w:t>
      </w:r>
      <w:r>
        <w:rPr>
          <w:rFonts w:hint="eastAsia"/>
          <w:lang w:val="zh-CN"/>
        </w:rPr>
        <w:t>，</w:t>
      </w:r>
      <w:r>
        <w:rPr>
          <w:rFonts w:hint="eastAsia"/>
          <w:lang w:val="zh-CN"/>
        </w:rPr>
        <w:t>_</w:t>
      </w:r>
      <w:r>
        <w:rPr>
          <w:rFonts w:hint="eastAsia"/>
          <w:lang w:val="zh-CN"/>
        </w:rPr>
        <w:t>月亮</w:t>
      </w:r>
      <w:r>
        <w:rPr>
          <w:rFonts w:hint="eastAsia"/>
          <w:lang w:val="zh-CN"/>
        </w:rPr>
        <w:t>_</w:t>
      </w:r>
      <w:r>
        <w:rPr>
          <w:rFonts w:hint="eastAsia"/>
          <w:lang w:val="zh-CN"/>
        </w:rPr>
        <w:t>升</w:t>
      </w:r>
      <w:r>
        <w:rPr>
          <w:rFonts w:hint="eastAsia"/>
          <w:lang w:val="zh-CN"/>
        </w:rPr>
        <w:t>_</w:t>
      </w:r>
      <w:r>
        <w:rPr>
          <w:rFonts w:hint="eastAsia"/>
          <w:lang w:val="zh-CN"/>
        </w:rPr>
        <w:t>起来</w:t>
      </w:r>
      <w:r>
        <w:rPr>
          <w:rFonts w:hint="eastAsia"/>
          <w:lang w:val="zh-CN"/>
        </w:rPr>
        <w:t>_</w:t>
      </w:r>
      <w:r>
        <w:rPr>
          <w:rFonts w:hint="eastAsia"/>
          <w:lang w:val="zh-CN"/>
        </w:rPr>
        <w:t>了</w:t>
      </w:r>
      <w:r>
        <w:rPr>
          <w:rFonts w:hint="eastAsia"/>
          <w:lang w:val="zh-CN"/>
        </w:rPr>
        <w:t>_</w:t>
      </w:r>
      <w:r>
        <w:rPr>
          <w:rFonts w:hint="eastAsia"/>
          <w:lang w:val="zh-CN"/>
        </w:rPr>
        <w:t>，</w:t>
      </w:r>
      <w:r>
        <w:rPr>
          <w:rFonts w:hint="eastAsia"/>
          <w:lang w:val="zh-CN"/>
        </w:rPr>
        <w:t>_</w:t>
      </w:r>
      <w:r>
        <w:rPr>
          <w:rFonts w:hint="eastAsia"/>
          <w:lang w:val="zh-CN"/>
        </w:rPr>
        <w:t>从</w:t>
      </w:r>
      <w:r>
        <w:rPr>
          <w:rFonts w:hint="eastAsia"/>
        </w:rPr>
        <w:t>”，在点序文件中第</w:t>
      </w:r>
      <w:r>
        <w:rPr>
          <w:rFonts w:hint="eastAsia"/>
        </w:rPr>
        <w:t>2</w:t>
      </w:r>
      <w:r>
        <w:t>0</w:t>
      </w:r>
      <w:r>
        <w:rPr>
          <w:rFonts w:hint="eastAsia"/>
        </w:rPr>
        <w:t>方是空方但第</w:t>
      </w:r>
      <w:r>
        <w:rPr>
          <w:rFonts w:hint="eastAsia"/>
        </w:rPr>
        <w:t>2</w:t>
      </w:r>
      <w:r>
        <w:t>1</w:t>
      </w:r>
      <w:r>
        <w:rPr>
          <w:rFonts w:hint="eastAsia"/>
        </w:rPr>
        <w:t>方不是空方，如图</w:t>
      </w:r>
      <w:r>
        <w:t>7</w:t>
      </w:r>
      <w:r>
        <w:rPr>
          <w:rFonts w:hint="eastAsia"/>
        </w:rPr>
        <w:t>(a)</w:t>
      </w:r>
      <w:r>
        <w:rPr>
          <w:rFonts w:hint="eastAsia"/>
        </w:rPr>
        <w:t>所示。算法首先找到点序文件中前</w:t>
      </w:r>
      <w:r>
        <w:rPr>
          <w:rFonts w:hint="eastAsia"/>
        </w:rPr>
        <w:t>2</w:t>
      </w:r>
      <w:r>
        <w:t>0</w:t>
      </w:r>
      <w:r>
        <w:rPr>
          <w:rFonts w:hint="eastAsia"/>
        </w:rPr>
        <w:t>方盲文最</w:t>
      </w:r>
      <w:r>
        <w:rPr>
          <w:rFonts w:hint="eastAsia"/>
        </w:rPr>
        <w:lastRenderedPageBreak/>
        <w:t>后空格的位置</w:t>
      </w:r>
      <w:r>
        <w:rPr>
          <w:rFonts w:hint="eastAsia"/>
        </w:rPr>
        <w:t>(</w:t>
      </w:r>
      <w:r>
        <w:rPr>
          <w:rFonts w:hint="eastAsia"/>
        </w:rPr>
        <w:t>第</w:t>
      </w:r>
      <w:r>
        <w:rPr>
          <w:rFonts w:hint="eastAsia"/>
        </w:rPr>
        <w:t>20</w:t>
      </w:r>
      <w:r>
        <w:rPr>
          <w:rFonts w:hint="eastAsia"/>
        </w:rPr>
        <w:t>方</w:t>
      </w:r>
      <w:r>
        <w:rPr>
          <w:rFonts w:hint="eastAsia"/>
        </w:rPr>
        <w:t>)</w:t>
      </w:r>
      <w:r>
        <w:rPr>
          <w:rFonts w:hint="eastAsia"/>
        </w:rPr>
        <w:t>，存储前</w:t>
      </w:r>
      <w:r>
        <w:rPr>
          <w:rFonts w:hint="eastAsia"/>
        </w:rPr>
        <w:t>20</w:t>
      </w:r>
      <w:r>
        <w:rPr>
          <w:rFonts w:hint="eastAsia"/>
        </w:rPr>
        <w:t>方的二进制点序，统计前</w:t>
      </w:r>
      <w:r>
        <w:rPr>
          <w:rFonts w:hint="eastAsia"/>
        </w:rPr>
        <w:t>20</w:t>
      </w:r>
      <w:r>
        <w:rPr>
          <w:rFonts w:hint="eastAsia"/>
        </w:rPr>
        <w:t>方盲文中的空方数目</w:t>
      </w:r>
      <w:r>
        <w:rPr>
          <w:rFonts w:hint="eastAsia"/>
        </w:rPr>
        <w:t>(6</w:t>
      </w:r>
      <w:r>
        <w:rPr>
          <w:rFonts w:hint="eastAsia"/>
        </w:rPr>
        <w:t>个</w:t>
      </w:r>
      <w:r>
        <w:rPr>
          <w:rFonts w:hint="eastAsia"/>
        </w:rPr>
        <w:t>)</w:t>
      </w:r>
      <w:r>
        <w:rPr>
          <w:rFonts w:hint="eastAsia"/>
        </w:rPr>
        <w:t>；然后，算法顺序存储文本文件中的字符并统计空格数目，直到空格数目</w:t>
      </w:r>
      <w:r>
        <w:rPr>
          <w:rFonts w:hint="eastAsia"/>
        </w:rPr>
        <w:t>(6</w:t>
      </w:r>
      <w:r>
        <w:rPr>
          <w:rFonts w:hint="eastAsia"/>
        </w:rPr>
        <w:t>个</w:t>
      </w:r>
      <w:r>
        <w:rPr>
          <w:rFonts w:hint="eastAsia"/>
        </w:rPr>
        <w:t>)</w:t>
      </w:r>
      <w:r>
        <w:rPr>
          <w:rFonts w:hint="eastAsia"/>
        </w:rPr>
        <w:t>与空方数目相等</w:t>
      </w:r>
      <w:r>
        <w:rPr>
          <w:rFonts w:hint="eastAsia"/>
        </w:rPr>
        <w:t>(</w:t>
      </w:r>
      <w:r>
        <w:rPr>
          <w:rFonts w:hint="eastAsia"/>
        </w:rPr>
        <w:t>“升”后面的空格</w:t>
      </w:r>
      <w:r>
        <w:rPr>
          <w:rFonts w:hint="eastAsia"/>
        </w:rPr>
        <w:t>)</w:t>
      </w:r>
      <w:r>
        <w:rPr>
          <w:rFonts w:hint="eastAsia"/>
        </w:rPr>
        <w:t>，并</w:t>
      </w:r>
      <w:r>
        <w:rPr>
          <w:rFonts w:cs="Times New Roman" w:hint="eastAsia"/>
          <w:szCs w:val="21"/>
        </w:rPr>
        <w:t>添加空格至</w:t>
      </w:r>
      <w:r>
        <w:rPr>
          <w:rFonts w:cs="Times New Roman"/>
          <w:szCs w:val="21"/>
        </w:rPr>
        <w:t>37</w:t>
      </w:r>
      <w:r>
        <w:rPr>
          <w:rFonts w:cs="Times New Roman" w:hint="eastAsia"/>
          <w:szCs w:val="21"/>
        </w:rPr>
        <w:t>个字节且存储</w:t>
      </w:r>
      <w:r>
        <w:rPr>
          <w:rFonts w:hint="eastAsia"/>
        </w:rPr>
        <w:t>。信息</w:t>
      </w:r>
      <w:r>
        <w:rPr>
          <w:rFonts w:cs="Times New Roman" w:hint="eastAsia"/>
          <w:szCs w:val="21"/>
        </w:rPr>
        <w:t>匹配算法处理后的结果，</w:t>
      </w:r>
      <w:r>
        <w:rPr>
          <w:rFonts w:hint="eastAsia"/>
        </w:rPr>
        <w:t>如图</w:t>
      </w:r>
      <w:r>
        <w:t>7</w:t>
      </w:r>
      <w:r>
        <w:rPr>
          <w:rFonts w:hint="eastAsia"/>
        </w:rPr>
        <w:t>(b)</w:t>
      </w:r>
      <w:r>
        <w:rPr>
          <w:rFonts w:hint="eastAsia"/>
        </w:rPr>
        <w:t>所示。</w:t>
      </w:r>
    </w:p>
    <w:p w14:paraId="44E50720" w14:textId="77777777" w:rsidR="00D64B68" w:rsidRDefault="008256EB">
      <w:pPr>
        <w:ind w:firstLine="420"/>
        <w:jc w:val="center"/>
        <w:rPr>
          <w:rFonts w:asciiTheme="minorHAnsi" w:hAnsiTheme="minorHAnsi" w:cs="Times New Roman"/>
          <w:szCs w:val="21"/>
        </w:rPr>
      </w:pPr>
      <w:r>
        <w:pict w14:anchorId="21713920">
          <v:shape id="_x0000_i1032" type="#_x0000_t75" style="width:239.25pt;height:66pt">
            <v:imagedata r:id="rId19" o:title=""/>
          </v:shape>
        </w:pict>
      </w:r>
    </w:p>
    <w:p w14:paraId="214F2B12" w14:textId="77777777" w:rsidR="00D64B68" w:rsidRDefault="000A1BC9">
      <w:pPr>
        <w:numPr>
          <w:ilvl w:val="0"/>
          <w:numId w:val="7"/>
        </w:numPr>
        <w:ind w:firstLine="420"/>
        <w:jc w:val="center"/>
        <w:rPr>
          <w:rFonts w:cs="Times New Roman"/>
          <w:szCs w:val="21"/>
        </w:rPr>
      </w:pP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75342036" w14:textId="77777777" w:rsidR="00D64B68" w:rsidRDefault="008256EB">
      <w:pPr>
        <w:ind w:firstLineChars="0" w:firstLine="0"/>
        <w:jc w:val="center"/>
        <w:rPr>
          <w:rFonts w:cs="Times New Roman"/>
          <w:szCs w:val="21"/>
        </w:rPr>
      </w:pPr>
      <w:r>
        <w:pict w14:anchorId="0FA93740">
          <v:shape id="_x0000_i1033" type="#_x0000_t75" style="width:222pt;height:73.9pt">
            <v:imagedata r:id="rId20" o:title=""/>
          </v:shape>
        </w:pict>
      </w:r>
    </w:p>
    <w:p w14:paraId="6BC4AD2D" w14:textId="77777777" w:rsidR="00D64B68" w:rsidRDefault="000A1BC9">
      <w:pPr>
        <w:numPr>
          <w:ilvl w:val="0"/>
          <w:numId w:val="7"/>
        </w:numPr>
        <w:ind w:firstLine="420"/>
        <w:jc w:val="center"/>
      </w:pPr>
      <w:r>
        <w:rPr>
          <w:rFonts w:cs="Times New Roman" w:hint="eastAsia"/>
          <w:szCs w:val="21"/>
        </w:rPr>
        <w:t>处理后</w:t>
      </w:r>
      <w:r>
        <w:rPr>
          <w:rFonts w:hint="eastAsia"/>
        </w:rPr>
        <w:t>的新文本文件和新点序文件</w:t>
      </w:r>
    </w:p>
    <w:p w14:paraId="73349766" w14:textId="77777777" w:rsidR="00D64B68" w:rsidRDefault="000A1BC9">
      <w:pPr>
        <w:ind w:firstLine="420"/>
        <w:jc w:val="center"/>
      </w:pPr>
      <w:r>
        <w:rPr>
          <w:rFonts w:hint="eastAsia"/>
        </w:rPr>
        <w:t>图</w:t>
      </w:r>
      <w:r>
        <w:t>7</w:t>
      </w:r>
      <w:r>
        <w:rPr>
          <w:rFonts w:hint="eastAsia"/>
        </w:rPr>
        <w:t xml:space="preserve"> </w:t>
      </w:r>
      <w:r>
        <w:rPr>
          <w:rFonts w:hint="eastAsia"/>
        </w:rPr>
        <w:t>算法处理第</w:t>
      </w:r>
      <w:r>
        <w:rPr>
          <w:rFonts w:hint="eastAsia"/>
        </w:rPr>
        <w:t>2</w:t>
      </w:r>
      <w:r>
        <w:t>0</w:t>
      </w:r>
      <w:r>
        <w:rPr>
          <w:rFonts w:hint="eastAsia"/>
        </w:rPr>
        <w:t>方是空方但第</w:t>
      </w:r>
      <w:r>
        <w:rPr>
          <w:rFonts w:hint="eastAsia"/>
        </w:rPr>
        <w:t>2</w:t>
      </w:r>
      <w:r>
        <w:t>1</w:t>
      </w:r>
      <w:r>
        <w:rPr>
          <w:rFonts w:hint="eastAsia"/>
        </w:rPr>
        <w:t>方不是空方的例子</w:t>
      </w:r>
    </w:p>
    <w:p w14:paraId="43A10E3A" w14:textId="77777777" w:rsidR="00D64B68" w:rsidRDefault="000A1BC9">
      <w:pPr>
        <w:ind w:firstLine="420"/>
      </w:pPr>
      <w:r>
        <w:rPr>
          <w:rFonts w:hint="eastAsia"/>
        </w:rPr>
        <w:t>例子</w:t>
      </w:r>
      <w:r>
        <w:rPr>
          <w:rFonts w:hint="eastAsia"/>
        </w:rPr>
        <w:t>3</w:t>
      </w:r>
      <w:r>
        <w:rPr>
          <w:rFonts w:hint="eastAsia"/>
        </w:rPr>
        <w:t>：第</w:t>
      </w:r>
      <w:r>
        <w:rPr>
          <w:rFonts w:hint="eastAsia"/>
        </w:rPr>
        <w:t>20</w:t>
      </w:r>
      <w:r>
        <w:rPr>
          <w:rFonts w:hint="eastAsia"/>
        </w:rPr>
        <w:t>方不是空方但第</w:t>
      </w:r>
      <w:r>
        <w:rPr>
          <w:rFonts w:hint="eastAsia"/>
        </w:rPr>
        <w:t>21</w:t>
      </w:r>
      <w:r>
        <w:rPr>
          <w:rFonts w:hint="eastAsia"/>
        </w:rPr>
        <w:t>方是空方。</w:t>
      </w:r>
    </w:p>
    <w:p w14:paraId="14ABAFC0" w14:textId="77777777" w:rsidR="00D64B68" w:rsidRDefault="000A1BC9">
      <w:pPr>
        <w:ind w:firstLine="420"/>
      </w:pPr>
      <w:r>
        <w:rPr>
          <w:rFonts w:hint="eastAsia"/>
        </w:rPr>
        <w:t>文本文件中汉字语句“</w:t>
      </w:r>
      <w:r>
        <w:rPr>
          <w:rFonts w:hint="eastAsia"/>
          <w:lang w:val="zh-CN"/>
        </w:rPr>
        <w:t>那边</w:t>
      </w:r>
      <w:r>
        <w:rPr>
          <w:rFonts w:hint="eastAsia"/>
          <w:lang w:val="zh-CN"/>
        </w:rPr>
        <w:t>_</w:t>
      </w:r>
      <w:r>
        <w:rPr>
          <w:rFonts w:hint="eastAsia"/>
          <w:lang w:val="zh-CN"/>
        </w:rPr>
        <w:t>升</w:t>
      </w:r>
      <w:r>
        <w:rPr>
          <w:rFonts w:hint="eastAsia"/>
          <w:lang w:val="zh-CN"/>
        </w:rPr>
        <w:t>_</w:t>
      </w:r>
      <w:r>
        <w:rPr>
          <w:rFonts w:hint="eastAsia"/>
          <w:lang w:val="zh-CN"/>
        </w:rPr>
        <w:t>起来</w:t>
      </w:r>
      <w:r>
        <w:rPr>
          <w:rFonts w:hint="eastAsia"/>
          <w:lang w:val="zh-CN"/>
        </w:rPr>
        <w:t>_</w:t>
      </w:r>
      <w:r>
        <w:rPr>
          <w:rFonts w:hint="eastAsia"/>
          <w:lang w:val="zh-CN"/>
        </w:rPr>
        <w:t>了</w:t>
      </w:r>
      <w:r>
        <w:rPr>
          <w:rFonts w:hint="eastAsia"/>
          <w:lang w:val="zh-CN"/>
        </w:rPr>
        <w:t>_</w:t>
      </w:r>
      <w:r>
        <w:rPr>
          <w:rFonts w:hint="eastAsia"/>
          <w:lang w:val="zh-CN"/>
        </w:rPr>
        <w:t>。</w:t>
      </w:r>
      <w:r>
        <w:rPr>
          <w:rFonts w:hint="eastAsia"/>
          <w:lang w:val="zh-CN"/>
        </w:rPr>
        <w:t>_</w:t>
      </w:r>
      <w:r>
        <w:rPr>
          <w:rFonts w:hint="eastAsia"/>
          <w:lang w:val="zh-CN"/>
        </w:rPr>
        <w:t>是</w:t>
      </w:r>
      <w:r>
        <w:rPr>
          <w:rFonts w:hint="eastAsia"/>
          <w:lang w:val="zh-CN"/>
        </w:rPr>
        <w:t>_</w:t>
      </w:r>
      <w:r>
        <w:rPr>
          <w:rFonts w:hint="eastAsia"/>
          <w:lang w:val="zh-CN"/>
        </w:rPr>
        <w:t>在</w:t>
      </w:r>
      <w:r>
        <w:rPr>
          <w:rFonts w:hint="eastAsia"/>
          <w:lang w:val="zh-CN"/>
        </w:rPr>
        <w:t>_</w:t>
      </w:r>
      <w:r>
        <w:rPr>
          <w:rFonts w:hint="eastAsia"/>
          <w:lang w:val="zh-CN"/>
        </w:rPr>
        <w:t>洱海</w:t>
      </w:r>
      <w:r>
        <w:rPr>
          <w:rFonts w:hint="eastAsia"/>
          <w:lang w:val="zh-CN"/>
        </w:rPr>
        <w:t>_</w:t>
      </w:r>
      <w:r>
        <w:rPr>
          <w:rFonts w:hint="eastAsia"/>
          <w:lang w:val="zh-CN"/>
        </w:rPr>
        <w:t>里</w:t>
      </w:r>
      <w:r>
        <w:rPr>
          <w:rFonts w:hint="eastAsia"/>
          <w:lang w:val="zh-CN"/>
        </w:rPr>
        <w:t>_</w:t>
      </w:r>
      <w:r>
        <w:rPr>
          <w:rFonts w:hint="eastAsia"/>
          <w:lang w:val="zh-CN"/>
        </w:rPr>
        <w:t>淘洗</w:t>
      </w:r>
      <w:r>
        <w:rPr>
          <w:rFonts w:hint="eastAsia"/>
        </w:rPr>
        <w:t>”，在点序文件中第</w:t>
      </w:r>
      <w:r>
        <w:rPr>
          <w:rFonts w:hint="eastAsia"/>
        </w:rPr>
        <w:t>20</w:t>
      </w:r>
      <w:r>
        <w:rPr>
          <w:rFonts w:hint="eastAsia"/>
        </w:rPr>
        <w:t>方不是空方且第</w:t>
      </w:r>
      <w:r>
        <w:rPr>
          <w:rFonts w:hint="eastAsia"/>
        </w:rPr>
        <w:t>21</w:t>
      </w:r>
      <w:r>
        <w:rPr>
          <w:rFonts w:hint="eastAsia"/>
        </w:rPr>
        <w:t>方是空方，如图</w:t>
      </w:r>
      <w:r>
        <w:t>8</w:t>
      </w:r>
      <w:r>
        <w:rPr>
          <w:rFonts w:hint="eastAsia"/>
        </w:rPr>
        <w:t xml:space="preserve"> (a)</w:t>
      </w:r>
      <w:r>
        <w:rPr>
          <w:rFonts w:hint="eastAsia"/>
        </w:rPr>
        <w:t>所示。算法首先</w:t>
      </w:r>
      <w:r>
        <w:rPr>
          <w:rFonts w:cs="Times New Roman" w:hint="eastAsia"/>
          <w:szCs w:val="21"/>
        </w:rPr>
        <w:t>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r>
        <w:rPr>
          <w:rFonts w:hint="eastAsia"/>
        </w:rPr>
        <w:t>(5</w:t>
      </w:r>
      <w:r>
        <w:rPr>
          <w:rFonts w:hint="eastAsia"/>
        </w:rPr>
        <w:t>个</w:t>
      </w:r>
      <w:r>
        <w:rPr>
          <w:rFonts w:hint="eastAsia"/>
        </w:rPr>
        <w:t>)</w:t>
      </w:r>
      <w:r>
        <w:rPr>
          <w:rFonts w:hint="eastAsia"/>
        </w:rPr>
        <w:t>；然后</w:t>
      </w:r>
      <w:r>
        <w:rPr>
          <w:rFonts w:cs="Times New Roman" w:hint="eastAsia"/>
          <w:szCs w:val="21"/>
        </w:rPr>
        <w:t>顺序存储文本并统计空格的数目，直到文本的空格数</w:t>
      </w:r>
      <w:r>
        <w:rPr>
          <w:rFonts w:cs="Times New Roman" w:hint="eastAsia"/>
          <w:szCs w:val="21"/>
        </w:rPr>
        <w:t>(6</w:t>
      </w:r>
      <w:r>
        <w:rPr>
          <w:rFonts w:cs="Times New Roman" w:hint="eastAsia"/>
          <w:szCs w:val="21"/>
        </w:rPr>
        <w:t>个</w:t>
      </w:r>
      <w:r>
        <w:rPr>
          <w:rFonts w:cs="Times New Roman" w:hint="eastAsia"/>
          <w:szCs w:val="21"/>
        </w:rPr>
        <w:t>)</w:t>
      </w:r>
      <w:r>
        <w:rPr>
          <w:rFonts w:cs="Times New Roman" w:hint="eastAsia"/>
          <w:szCs w:val="21"/>
        </w:rPr>
        <w:t>比点序的空方数</w:t>
      </w:r>
      <w:r>
        <w:rPr>
          <w:rFonts w:hint="eastAsia"/>
        </w:rPr>
        <w:t>(5</w:t>
      </w:r>
      <w:r>
        <w:rPr>
          <w:rFonts w:hint="eastAsia"/>
        </w:rPr>
        <w:t>个</w:t>
      </w:r>
      <w:r>
        <w:rPr>
          <w:rFonts w:hint="eastAsia"/>
        </w:rPr>
        <w:t>)</w:t>
      </w:r>
      <w:r>
        <w:rPr>
          <w:rFonts w:cs="Times New Roman" w:hint="eastAsia"/>
          <w:szCs w:val="21"/>
        </w:rPr>
        <w:t>多一个，再添加空格至</w:t>
      </w:r>
      <w:r>
        <w:rPr>
          <w:rFonts w:cs="Times New Roman"/>
          <w:szCs w:val="21"/>
        </w:rPr>
        <w:t>37</w:t>
      </w:r>
      <w:r>
        <w:rPr>
          <w:rFonts w:cs="Times New Roman" w:hint="eastAsia"/>
          <w:szCs w:val="21"/>
        </w:rPr>
        <w:t>个字节并存储。</w:t>
      </w:r>
      <w:r>
        <w:rPr>
          <w:rFonts w:hint="eastAsia"/>
        </w:rPr>
        <w:t>信息</w:t>
      </w:r>
      <w:r>
        <w:rPr>
          <w:rFonts w:cs="Times New Roman" w:hint="eastAsia"/>
          <w:szCs w:val="21"/>
        </w:rPr>
        <w:t>匹配算法处理后的结果，</w:t>
      </w:r>
      <w:r>
        <w:rPr>
          <w:rFonts w:hint="eastAsia"/>
        </w:rPr>
        <w:t>如图</w:t>
      </w:r>
      <w:r>
        <w:t>8</w:t>
      </w:r>
      <w:r>
        <w:rPr>
          <w:rFonts w:hint="eastAsia"/>
        </w:rPr>
        <w:t>(b)</w:t>
      </w:r>
      <w:r>
        <w:rPr>
          <w:rFonts w:hint="eastAsia"/>
        </w:rPr>
        <w:t>所示。</w:t>
      </w:r>
    </w:p>
    <w:p w14:paraId="198202B6" w14:textId="77777777" w:rsidR="00D64B68" w:rsidRDefault="008256EB">
      <w:pPr>
        <w:ind w:firstLine="420"/>
        <w:jc w:val="center"/>
        <w:rPr>
          <w:rFonts w:asciiTheme="minorHAnsi" w:hAnsiTheme="minorHAnsi" w:cs="Times New Roman"/>
          <w:szCs w:val="21"/>
        </w:rPr>
      </w:pPr>
      <w:r>
        <w:pict w14:anchorId="69B955AF">
          <v:shape id="_x0000_i1034" type="#_x0000_t75" style="width:243.4pt;height:66.75pt">
            <v:imagedata r:id="rId21" o:title=""/>
          </v:shape>
        </w:pict>
      </w:r>
    </w:p>
    <w:p w14:paraId="2BAECF2B" w14:textId="77777777" w:rsidR="00D64B68" w:rsidRDefault="000A1BC9">
      <w:pPr>
        <w:numPr>
          <w:ilvl w:val="0"/>
          <w:numId w:val="8"/>
        </w:numPr>
        <w:ind w:firstLine="420"/>
        <w:jc w:val="center"/>
        <w:rPr>
          <w:rFonts w:cs="Times New Roman"/>
          <w:szCs w:val="21"/>
        </w:rPr>
      </w:pP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6C4E704C" w14:textId="77777777" w:rsidR="00D64B68" w:rsidRDefault="008256EB">
      <w:pPr>
        <w:ind w:firstLineChars="0" w:firstLine="0"/>
        <w:jc w:val="center"/>
        <w:rPr>
          <w:rFonts w:cs="Times New Roman"/>
          <w:szCs w:val="21"/>
        </w:rPr>
      </w:pPr>
      <w:r>
        <w:pict w14:anchorId="061906B3">
          <v:shape id="_x0000_i1035" type="#_x0000_t75" style="width:222pt;height:66.75pt">
            <v:imagedata r:id="rId22" o:title=""/>
          </v:shape>
        </w:pict>
      </w:r>
    </w:p>
    <w:p w14:paraId="1836FEFC" w14:textId="77777777" w:rsidR="00D64B68" w:rsidRDefault="000A1BC9">
      <w:pPr>
        <w:numPr>
          <w:ilvl w:val="0"/>
          <w:numId w:val="8"/>
        </w:numPr>
        <w:ind w:firstLine="420"/>
        <w:jc w:val="center"/>
        <w:rPr>
          <w:rFonts w:cs="Times New Roman"/>
          <w:szCs w:val="21"/>
        </w:rPr>
      </w:pPr>
      <w:r>
        <w:rPr>
          <w:rFonts w:cs="Times New Roman" w:hint="eastAsia"/>
          <w:szCs w:val="21"/>
        </w:rPr>
        <w:t>处理后</w:t>
      </w:r>
      <w:r>
        <w:rPr>
          <w:rFonts w:hint="eastAsia"/>
        </w:rPr>
        <w:t>的新文本文件和新点序文件</w:t>
      </w:r>
    </w:p>
    <w:p w14:paraId="10E0C844" w14:textId="77777777" w:rsidR="00D64B68" w:rsidRDefault="000A1BC9">
      <w:pPr>
        <w:ind w:firstLine="420"/>
        <w:jc w:val="center"/>
      </w:pPr>
      <w:r>
        <w:rPr>
          <w:rFonts w:hint="eastAsia"/>
        </w:rPr>
        <w:t>图</w:t>
      </w:r>
      <w:r>
        <w:t>8</w:t>
      </w:r>
      <w:r>
        <w:rPr>
          <w:rFonts w:hint="eastAsia"/>
        </w:rPr>
        <w:t xml:space="preserve"> </w:t>
      </w:r>
      <w:r>
        <w:rPr>
          <w:rFonts w:hint="eastAsia"/>
        </w:rPr>
        <w:t>算法处理第</w:t>
      </w:r>
      <w:r>
        <w:rPr>
          <w:rFonts w:hint="eastAsia"/>
        </w:rPr>
        <w:t>20</w:t>
      </w:r>
      <w:r>
        <w:rPr>
          <w:rFonts w:hint="eastAsia"/>
        </w:rPr>
        <w:t>方不是空方且第</w:t>
      </w:r>
      <w:r>
        <w:rPr>
          <w:rFonts w:hint="eastAsia"/>
        </w:rPr>
        <w:t>21</w:t>
      </w:r>
      <w:r>
        <w:rPr>
          <w:rFonts w:hint="eastAsia"/>
        </w:rPr>
        <w:t>方是空方的例子</w:t>
      </w:r>
    </w:p>
    <w:p w14:paraId="1A6F8D75" w14:textId="77777777" w:rsidR="00D64B68" w:rsidRDefault="000A1BC9">
      <w:pPr>
        <w:ind w:firstLine="420"/>
      </w:pPr>
      <w:r>
        <w:rPr>
          <w:rFonts w:hint="eastAsia"/>
        </w:rPr>
        <w:t>例子</w:t>
      </w:r>
      <w:r>
        <w:rPr>
          <w:rFonts w:hint="eastAsia"/>
        </w:rPr>
        <w:t>4</w:t>
      </w:r>
      <w:r>
        <w:rPr>
          <w:rFonts w:hint="eastAsia"/>
        </w:rPr>
        <w:t>：第</w:t>
      </w:r>
      <w:r>
        <w:rPr>
          <w:rFonts w:hint="eastAsia"/>
        </w:rPr>
        <w:t>2</w:t>
      </w:r>
      <w:r>
        <w:t>0</w:t>
      </w:r>
      <w:r>
        <w:rPr>
          <w:rFonts w:hint="eastAsia"/>
        </w:rPr>
        <w:t>方和第</w:t>
      </w:r>
      <w:r>
        <w:rPr>
          <w:rFonts w:hint="eastAsia"/>
        </w:rPr>
        <w:t>2</w:t>
      </w:r>
      <w:r>
        <w:t>1</w:t>
      </w:r>
      <w:r>
        <w:rPr>
          <w:rFonts w:hint="eastAsia"/>
        </w:rPr>
        <w:t>方都是空方。</w:t>
      </w:r>
    </w:p>
    <w:p w14:paraId="4492702F" w14:textId="77777777" w:rsidR="00D64B68" w:rsidRDefault="000A1BC9">
      <w:pPr>
        <w:ind w:firstLine="420"/>
      </w:pPr>
      <w:r>
        <w:rPr>
          <w:rFonts w:hint="eastAsia"/>
        </w:rPr>
        <w:t>文本文件中汉字语句“</w:t>
      </w:r>
      <w:r>
        <w:rPr>
          <w:rFonts w:hint="eastAsia"/>
          <w:lang w:val="zh-CN"/>
        </w:rPr>
        <w:t>数不清</w:t>
      </w:r>
      <w:r>
        <w:rPr>
          <w:rFonts w:hint="eastAsia"/>
          <w:lang w:val="zh-CN"/>
        </w:rPr>
        <w:t>_</w:t>
      </w:r>
      <w:r>
        <w:rPr>
          <w:rFonts w:hint="eastAsia"/>
          <w:lang w:val="zh-CN"/>
        </w:rPr>
        <w:t>的</w:t>
      </w:r>
      <w:r>
        <w:rPr>
          <w:rFonts w:hint="eastAsia"/>
          <w:lang w:val="zh-CN"/>
        </w:rPr>
        <w:t>_</w:t>
      </w:r>
      <w:r>
        <w:rPr>
          <w:rFonts w:hint="eastAsia"/>
          <w:lang w:val="zh-CN"/>
        </w:rPr>
        <w:t>雨点</w:t>
      </w:r>
      <w:r>
        <w:rPr>
          <w:rFonts w:hint="eastAsia"/>
          <w:lang w:val="zh-CN"/>
        </w:rPr>
        <w:t>_</w:t>
      </w:r>
      <w:r>
        <w:rPr>
          <w:rFonts w:hint="eastAsia"/>
          <w:lang w:val="zh-CN"/>
        </w:rPr>
        <w:t>。</w:t>
      </w:r>
      <w:r>
        <w:rPr>
          <w:rFonts w:hint="eastAsia"/>
          <w:lang w:val="zh-CN"/>
        </w:rPr>
        <w:t>__</w:t>
      </w:r>
      <w:r>
        <w:rPr>
          <w:rFonts w:hint="eastAsia"/>
          <w:lang w:val="zh-CN"/>
        </w:rPr>
        <w:t>太阳</w:t>
      </w:r>
      <w:r>
        <w:rPr>
          <w:rFonts w:hint="eastAsia"/>
          <w:lang w:val="zh-CN"/>
        </w:rPr>
        <w:t>_</w:t>
      </w:r>
      <w:r>
        <w:rPr>
          <w:rFonts w:hint="eastAsia"/>
          <w:lang w:val="zh-CN"/>
        </w:rPr>
        <w:t>从</w:t>
      </w:r>
      <w:r>
        <w:rPr>
          <w:rFonts w:hint="eastAsia"/>
          <w:lang w:val="zh-CN"/>
        </w:rPr>
        <w:t>_</w:t>
      </w:r>
      <w:r>
        <w:rPr>
          <w:rFonts w:hint="eastAsia"/>
          <w:lang w:val="zh-CN"/>
        </w:rPr>
        <w:t>彩云</w:t>
      </w:r>
      <w:r>
        <w:rPr>
          <w:rFonts w:hint="eastAsia"/>
          <w:lang w:val="zh-CN"/>
        </w:rPr>
        <w:t>_</w:t>
      </w:r>
      <w:r>
        <w:rPr>
          <w:rFonts w:hint="eastAsia"/>
          <w:lang w:val="zh-CN"/>
        </w:rPr>
        <w:t>里</w:t>
      </w:r>
      <w:r>
        <w:rPr>
          <w:rFonts w:hint="eastAsia"/>
          <w:lang w:val="zh-CN"/>
        </w:rPr>
        <w:t>_</w:t>
      </w:r>
      <w:r>
        <w:rPr>
          <w:rFonts w:hint="eastAsia"/>
          <w:lang w:val="zh-CN"/>
        </w:rPr>
        <w:t>升</w:t>
      </w:r>
      <w:r>
        <w:rPr>
          <w:rFonts w:hint="eastAsia"/>
        </w:rPr>
        <w:t>”，在点序文件中第</w:t>
      </w:r>
      <w:r>
        <w:rPr>
          <w:rFonts w:hint="eastAsia"/>
        </w:rPr>
        <w:t>2</w:t>
      </w:r>
      <w:r>
        <w:t>0</w:t>
      </w:r>
      <w:r>
        <w:rPr>
          <w:rFonts w:hint="eastAsia"/>
        </w:rPr>
        <w:t>方和第</w:t>
      </w:r>
      <w:r>
        <w:rPr>
          <w:rFonts w:hint="eastAsia"/>
        </w:rPr>
        <w:t>2</w:t>
      </w:r>
      <w:r>
        <w:t>1</w:t>
      </w:r>
      <w:r>
        <w:rPr>
          <w:rFonts w:hint="eastAsia"/>
        </w:rPr>
        <w:t>方都是空方，如图</w:t>
      </w:r>
      <w:r>
        <w:t>9</w:t>
      </w:r>
      <w:r>
        <w:rPr>
          <w:rFonts w:hint="eastAsia"/>
        </w:rPr>
        <w:t>(a)</w:t>
      </w:r>
      <w:r>
        <w:rPr>
          <w:rFonts w:hint="eastAsia"/>
        </w:rPr>
        <w:t>所示。算法</w:t>
      </w:r>
      <w:r>
        <w:rPr>
          <w:rFonts w:cs="Times New Roman" w:hint="eastAsia"/>
          <w:szCs w:val="21"/>
        </w:rPr>
        <w:t>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r>
        <w:rPr>
          <w:rFonts w:cs="Times New Roman" w:hint="eastAsia"/>
          <w:szCs w:val="21"/>
        </w:rPr>
        <w:t>(4</w:t>
      </w:r>
      <w:r>
        <w:rPr>
          <w:rFonts w:cs="Times New Roman" w:hint="eastAsia"/>
          <w:szCs w:val="21"/>
        </w:rPr>
        <w:t>个</w:t>
      </w:r>
      <w:r>
        <w:rPr>
          <w:rFonts w:cs="Times New Roman" w:hint="eastAsia"/>
          <w:szCs w:val="21"/>
        </w:rPr>
        <w:t>)</w:t>
      </w:r>
      <w:r>
        <w:rPr>
          <w:rFonts w:cs="Times New Roman" w:hint="eastAsia"/>
          <w:szCs w:val="21"/>
        </w:rPr>
        <w:t>，然后顺序存储文本并统计空格的数目，直到文本的空格数</w:t>
      </w:r>
      <w:r>
        <w:rPr>
          <w:rFonts w:cs="Times New Roman" w:hint="eastAsia"/>
          <w:szCs w:val="21"/>
        </w:rPr>
        <w:t>(4</w:t>
      </w:r>
      <w:r>
        <w:rPr>
          <w:rFonts w:cs="Times New Roman" w:hint="eastAsia"/>
          <w:szCs w:val="21"/>
        </w:rPr>
        <w:t>个</w:t>
      </w:r>
      <w:r>
        <w:rPr>
          <w:rFonts w:cs="Times New Roman" w:hint="eastAsia"/>
          <w:szCs w:val="21"/>
        </w:rPr>
        <w:t>)</w:t>
      </w:r>
      <w:r>
        <w:rPr>
          <w:rFonts w:cs="Times New Roman" w:hint="eastAsia"/>
          <w:szCs w:val="21"/>
        </w:rPr>
        <w:t>和点序的空方数相等，然后添加空格至</w:t>
      </w:r>
      <w:r>
        <w:rPr>
          <w:rFonts w:cs="Times New Roman"/>
          <w:szCs w:val="21"/>
        </w:rPr>
        <w:t>37</w:t>
      </w:r>
      <w:r>
        <w:rPr>
          <w:rFonts w:cs="Times New Roman" w:hint="eastAsia"/>
          <w:szCs w:val="21"/>
        </w:rPr>
        <w:t>个字节并存储。</w:t>
      </w:r>
      <w:r>
        <w:rPr>
          <w:rFonts w:hint="eastAsia"/>
        </w:rPr>
        <w:t>信息</w:t>
      </w:r>
      <w:r>
        <w:rPr>
          <w:rFonts w:cs="Times New Roman" w:hint="eastAsia"/>
          <w:szCs w:val="21"/>
        </w:rPr>
        <w:t>匹配算法处理后的结果，</w:t>
      </w:r>
      <w:r>
        <w:rPr>
          <w:rFonts w:hint="eastAsia"/>
        </w:rPr>
        <w:t>如图</w:t>
      </w:r>
      <w:r>
        <w:t>9</w:t>
      </w:r>
      <w:r>
        <w:rPr>
          <w:rFonts w:hint="eastAsia"/>
        </w:rPr>
        <w:t>(b)</w:t>
      </w:r>
      <w:r>
        <w:rPr>
          <w:rFonts w:hint="eastAsia"/>
        </w:rPr>
        <w:t>所示。</w:t>
      </w:r>
    </w:p>
    <w:p w14:paraId="40E69B22" w14:textId="77777777" w:rsidR="00D64B68" w:rsidRDefault="008256EB">
      <w:pPr>
        <w:ind w:firstLine="420"/>
        <w:jc w:val="center"/>
        <w:rPr>
          <w:rFonts w:asciiTheme="minorHAnsi" w:hAnsiTheme="minorHAnsi" w:cs="Times New Roman"/>
          <w:szCs w:val="21"/>
        </w:rPr>
      </w:pPr>
      <w:r>
        <w:pict w14:anchorId="0922B8A1">
          <v:shape id="_x0000_i1036" type="#_x0000_t75" style="width:244.9pt;height:67.15pt">
            <v:imagedata r:id="rId23" o:title=""/>
          </v:shape>
        </w:pict>
      </w:r>
    </w:p>
    <w:p w14:paraId="69DA3BF2" w14:textId="77777777" w:rsidR="00D64B68" w:rsidRDefault="000A1BC9">
      <w:pPr>
        <w:ind w:firstLineChars="0" w:firstLine="0"/>
        <w:jc w:val="center"/>
        <w:rPr>
          <w:rFonts w:cs="Times New Roman"/>
          <w:szCs w:val="21"/>
        </w:rPr>
      </w:pPr>
      <w:r>
        <w:rPr>
          <w:rFonts w:cs="Times New Roman" w:hint="eastAsia"/>
          <w:szCs w:val="21"/>
        </w:rPr>
        <w:t>（</w:t>
      </w:r>
      <w:r>
        <w:rPr>
          <w:rFonts w:cs="Times New Roman" w:hint="eastAsia"/>
          <w:szCs w:val="21"/>
        </w:rPr>
        <w:t>a</w:t>
      </w: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743A8F86" w14:textId="77777777" w:rsidR="00D64B68" w:rsidRDefault="008256EB">
      <w:pPr>
        <w:ind w:firstLineChars="0" w:firstLine="0"/>
        <w:jc w:val="center"/>
        <w:rPr>
          <w:rFonts w:cs="Times New Roman"/>
          <w:szCs w:val="21"/>
        </w:rPr>
      </w:pPr>
      <w:r>
        <w:lastRenderedPageBreak/>
        <w:pict w14:anchorId="1411A36D">
          <v:shape id="_x0000_i1037" type="#_x0000_t75" style="width:228pt;height:68.65pt">
            <v:imagedata r:id="rId24" o:title=""/>
          </v:shape>
        </w:pict>
      </w:r>
    </w:p>
    <w:p w14:paraId="05A0F501" w14:textId="77777777" w:rsidR="00D64B68" w:rsidRDefault="000A1BC9">
      <w:pPr>
        <w:ind w:firstLineChars="0" w:firstLine="0"/>
        <w:jc w:val="center"/>
      </w:pPr>
      <w:r>
        <w:rPr>
          <w:rFonts w:cs="Times New Roman" w:hint="eastAsia"/>
          <w:szCs w:val="21"/>
        </w:rPr>
        <w:t xml:space="preserve">(b) </w:t>
      </w:r>
      <w:r>
        <w:rPr>
          <w:rFonts w:cs="Times New Roman" w:hint="eastAsia"/>
          <w:szCs w:val="21"/>
        </w:rPr>
        <w:t>处理后</w:t>
      </w:r>
      <w:r>
        <w:rPr>
          <w:rFonts w:hint="eastAsia"/>
        </w:rPr>
        <w:t>的新文本文件和新点序文件</w:t>
      </w:r>
    </w:p>
    <w:p w14:paraId="0AE3DB71" w14:textId="77777777" w:rsidR="00D64B68" w:rsidRDefault="000A1BC9">
      <w:pPr>
        <w:ind w:firstLine="420"/>
        <w:jc w:val="center"/>
      </w:pPr>
      <w:r>
        <w:rPr>
          <w:rFonts w:hint="eastAsia"/>
        </w:rPr>
        <w:t>图</w:t>
      </w:r>
      <w:r>
        <w:t>9</w:t>
      </w:r>
      <w:r>
        <w:rPr>
          <w:rFonts w:hint="eastAsia"/>
        </w:rPr>
        <w:t xml:space="preserve"> </w:t>
      </w:r>
      <w:r>
        <w:rPr>
          <w:rFonts w:hint="eastAsia"/>
        </w:rPr>
        <w:t>算法处理第</w:t>
      </w:r>
      <w:r>
        <w:rPr>
          <w:rFonts w:hint="eastAsia"/>
        </w:rPr>
        <w:t>20</w:t>
      </w:r>
      <w:r>
        <w:rPr>
          <w:rFonts w:hint="eastAsia"/>
        </w:rPr>
        <w:t>方和第</w:t>
      </w:r>
      <w:r>
        <w:rPr>
          <w:rFonts w:hint="eastAsia"/>
        </w:rPr>
        <w:t>21</w:t>
      </w:r>
      <w:r>
        <w:rPr>
          <w:rFonts w:hint="eastAsia"/>
        </w:rPr>
        <w:t>方均为空方的例子</w:t>
      </w:r>
    </w:p>
    <w:p w14:paraId="62663ABE" w14:textId="77777777" w:rsidR="00D64B68" w:rsidRDefault="000A1BC9">
      <w:pPr>
        <w:ind w:firstLine="420"/>
        <w:rPr>
          <w:rFonts w:asciiTheme="minorHAnsi" w:hAnsiTheme="minorHAnsi"/>
        </w:rPr>
      </w:pPr>
      <w:r>
        <w:rPr>
          <w:rFonts w:hint="eastAsia"/>
        </w:rPr>
        <w:t>通过这四个实例分析，信息匹配算法能够正确匹配文本文件和点序文件的内容，输出相同内容的文字、语音和盲文点位信息。</w:t>
      </w:r>
    </w:p>
    <w:p w14:paraId="06E869D0" w14:textId="77777777" w:rsidR="00D64B68" w:rsidRDefault="000A1BC9">
      <w:pPr>
        <w:pStyle w:val="2"/>
      </w:pPr>
      <w:r>
        <w:rPr>
          <w:rFonts w:hint="eastAsia"/>
        </w:rPr>
        <w:t>盲文学习机的多感知信息呈现</w:t>
      </w:r>
    </w:p>
    <w:p w14:paraId="1D2FFB6D" w14:textId="77777777" w:rsidR="00D64B68" w:rsidRDefault="000A1BC9">
      <w:pPr>
        <w:ind w:firstLine="420"/>
        <w:rPr>
          <w:rFonts w:cs="Times New Roman"/>
          <w:szCs w:val="21"/>
        </w:rPr>
      </w:pPr>
      <w:r>
        <w:rPr>
          <w:rFonts w:cs="Times New Roman" w:hint="eastAsia"/>
          <w:szCs w:val="21"/>
        </w:rPr>
        <w:t>我们把经过</w:t>
      </w:r>
      <w:r>
        <w:rPr>
          <w:rFonts w:hint="eastAsia"/>
        </w:rPr>
        <w:t>信息匹配算法处理后的新文本文件和新点序文件，存入</w:t>
      </w:r>
      <w:r>
        <w:rPr>
          <w:rFonts w:cs="Times New Roman" w:hint="eastAsia"/>
          <w:szCs w:val="21"/>
        </w:rPr>
        <w:t>盲文学习机的</w:t>
      </w:r>
      <w:r>
        <w:rPr>
          <w:rFonts w:cs="Times New Roman" w:hint="eastAsia"/>
          <w:szCs w:val="21"/>
        </w:rPr>
        <w:t>SD</w:t>
      </w:r>
      <w:r>
        <w:rPr>
          <w:rFonts w:cs="Times New Roman" w:hint="eastAsia"/>
          <w:szCs w:val="21"/>
        </w:rPr>
        <w:t>卡，测试盲文学习机的输出结果。</w:t>
      </w:r>
    </w:p>
    <w:p w14:paraId="54CD342D" w14:textId="77777777" w:rsidR="00D64B68" w:rsidRDefault="000A1BC9">
      <w:pPr>
        <w:ind w:firstLine="420"/>
        <w:rPr>
          <w:rFonts w:cs="Times New Roman"/>
          <w:szCs w:val="21"/>
        </w:rPr>
      </w:pPr>
      <w:r>
        <w:rPr>
          <w:rFonts w:cs="Times New Roman" w:hint="eastAsia"/>
          <w:szCs w:val="21"/>
        </w:rPr>
        <w:t>盲文学习机能够输出相同内容的视觉刺激、听觉刺激和触觉刺激，帮助视障人士正确且高效地学习盲文。如图</w:t>
      </w:r>
      <w:r>
        <w:rPr>
          <w:rFonts w:cs="Times New Roman"/>
          <w:szCs w:val="21"/>
        </w:rPr>
        <w:t>10</w:t>
      </w:r>
      <w:r>
        <w:rPr>
          <w:rFonts w:cs="Times New Roman" w:hint="eastAsia"/>
          <w:szCs w:val="21"/>
        </w:rPr>
        <w:t>所示，</w:t>
      </w:r>
      <w:r>
        <w:rPr>
          <w:rFonts w:cs="Times New Roman" w:hint="eastAsia"/>
          <w:szCs w:val="21"/>
        </w:rPr>
        <w:t>LCD</w:t>
      </w:r>
      <w:r>
        <w:rPr>
          <w:rFonts w:cs="Times New Roman" w:hint="eastAsia"/>
          <w:szCs w:val="21"/>
        </w:rPr>
        <w:t>液晶屏显示出“</w:t>
      </w:r>
      <w:r>
        <w:rPr>
          <w:rFonts w:cs="Times New Roman" w:hint="eastAsia"/>
          <w:szCs w:val="21"/>
          <w:lang w:val="zh-CN"/>
        </w:rPr>
        <w:t>咏</w:t>
      </w:r>
      <w:r>
        <w:rPr>
          <w:rFonts w:cs="Times New Roman" w:hint="eastAsia"/>
          <w:szCs w:val="21"/>
        </w:rPr>
        <w:t xml:space="preserve"> </w:t>
      </w:r>
      <w:r>
        <w:rPr>
          <w:rFonts w:cs="Times New Roman" w:hint="eastAsia"/>
          <w:szCs w:val="21"/>
          <w:lang w:val="zh-CN"/>
        </w:rPr>
        <w:t>鹅</w:t>
      </w:r>
      <w:r>
        <w:rPr>
          <w:rFonts w:cs="Times New Roman" w:hint="eastAsia"/>
          <w:szCs w:val="21"/>
          <w:lang w:val="zh-CN"/>
        </w:rPr>
        <w:t xml:space="preserve"> (</w:t>
      </w:r>
      <w:r>
        <w:rPr>
          <w:rFonts w:cs="Times New Roman" w:hint="eastAsia"/>
          <w:szCs w:val="21"/>
        </w:rPr>
        <w:t xml:space="preserve"> </w:t>
      </w:r>
      <w:r>
        <w:rPr>
          <w:rFonts w:cs="Times New Roman" w:hint="eastAsia"/>
          <w:szCs w:val="21"/>
          <w:lang w:val="zh-CN"/>
        </w:rPr>
        <w:t>唐</w:t>
      </w:r>
      <w:r>
        <w:rPr>
          <w:rFonts w:cs="Times New Roman" w:hint="eastAsia"/>
          <w:szCs w:val="21"/>
        </w:rPr>
        <w:t xml:space="preserve"> </w:t>
      </w:r>
      <w:r>
        <w:rPr>
          <w:rFonts w:cs="Times New Roman" w:hint="eastAsia"/>
          <w:szCs w:val="21"/>
          <w:lang w:val="zh-CN"/>
        </w:rPr>
        <w:t>)</w:t>
      </w:r>
      <w:r>
        <w:rPr>
          <w:rFonts w:cs="Times New Roman" w:hint="eastAsia"/>
          <w:szCs w:val="21"/>
        </w:rPr>
        <w:t xml:space="preserve"> </w:t>
      </w:r>
      <w:r>
        <w:rPr>
          <w:rFonts w:cs="Times New Roman" w:hint="eastAsia"/>
          <w:szCs w:val="21"/>
          <w:lang w:val="zh-CN"/>
        </w:rPr>
        <w:t>骆宾王</w:t>
      </w:r>
      <w:r>
        <w:rPr>
          <w:rFonts w:cs="Times New Roman" w:hint="eastAsia"/>
          <w:szCs w:val="21"/>
        </w:rPr>
        <w:t>”的文字和盲文点位图形；语音合成芯片播报出“</w:t>
      </w:r>
      <w:r>
        <w:rPr>
          <w:rFonts w:cs="Times New Roman" w:hint="eastAsia"/>
          <w:szCs w:val="21"/>
          <w:lang w:val="zh-CN"/>
        </w:rPr>
        <w:t>咏</w:t>
      </w:r>
      <w:r>
        <w:rPr>
          <w:rFonts w:cs="Times New Roman" w:hint="eastAsia"/>
          <w:szCs w:val="21"/>
        </w:rPr>
        <w:t xml:space="preserve"> </w:t>
      </w:r>
      <w:r>
        <w:rPr>
          <w:rFonts w:cs="Times New Roman" w:hint="eastAsia"/>
          <w:szCs w:val="21"/>
          <w:lang w:val="zh-CN"/>
        </w:rPr>
        <w:t>鹅</w:t>
      </w:r>
      <w:r>
        <w:rPr>
          <w:rFonts w:cs="Times New Roman" w:hint="eastAsia"/>
          <w:szCs w:val="21"/>
          <w:lang w:val="zh-CN"/>
        </w:rPr>
        <w:t xml:space="preserve"> (</w:t>
      </w:r>
      <w:r>
        <w:rPr>
          <w:rFonts w:cs="Times New Roman" w:hint="eastAsia"/>
          <w:szCs w:val="21"/>
        </w:rPr>
        <w:t xml:space="preserve"> </w:t>
      </w:r>
      <w:r>
        <w:rPr>
          <w:rFonts w:cs="Times New Roman" w:hint="eastAsia"/>
          <w:szCs w:val="21"/>
          <w:lang w:val="zh-CN"/>
        </w:rPr>
        <w:t>唐</w:t>
      </w:r>
      <w:r>
        <w:rPr>
          <w:rFonts w:cs="Times New Roman" w:hint="eastAsia"/>
          <w:szCs w:val="21"/>
        </w:rPr>
        <w:t xml:space="preserve"> </w:t>
      </w:r>
      <w:r>
        <w:rPr>
          <w:rFonts w:cs="Times New Roman" w:hint="eastAsia"/>
          <w:szCs w:val="21"/>
          <w:lang w:val="zh-CN"/>
        </w:rPr>
        <w:t>)</w:t>
      </w:r>
      <w:r>
        <w:rPr>
          <w:rFonts w:cs="Times New Roman" w:hint="eastAsia"/>
          <w:szCs w:val="21"/>
        </w:rPr>
        <w:t xml:space="preserve"> </w:t>
      </w:r>
      <w:r>
        <w:rPr>
          <w:rFonts w:cs="Times New Roman" w:hint="eastAsia"/>
          <w:szCs w:val="21"/>
          <w:lang w:val="zh-CN"/>
        </w:rPr>
        <w:t>骆宾王</w:t>
      </w:r>
      <w:r>
        <w:rPr>
          <w:rFonts w:cs="Times New Roman" w:hint="eastAsia"/>
          <w:szCs w:val="21"/>
        </w:rPr>
        <w:t>”的语音，点显装置生成出对应的盲文点位，提供指尖触觉感知摸读。</w:t>
      </w:r>
    </w:p>
    <w:p w14:paraId="5F57894C" w14:textId="77777777" w:rsidR="00D64B68" w:rsidRDefault="008256EB">
      <w:pPr>
        <w:ind w:firstLineChars="0" w:firstLine="0"/>
        <w:jc w:val="center"/>
      </w:pPr>
      <w:r>
        <w:pict w14:anchorId="03B74326">
          <v:shape id="_x0000_i1038" type="#_x0000_t75" style="width:222pt;height:35.25pt">
            <v:imagedata r:id="rId25" o:title="" croptop="7282f"/>
          </v:shape>
        </w:pict>
      </w:r>
      <w:r w:rsidR="000A1BC9">
        <w:rPr>
          <w:rFonts w:hint="eastAsia"/>
        </w:rPr>
        <w:t xml:space="preserve"> </w:t>
      </w:r>
    </w:p>
    <w:p w14:paraId="3C3B187A" w14:textId="77777777" w:rsidR="00D64B68" w:rsidRDefault="00D64B68">
      <w:pPr>
        <w:ind w:firstLineChars="0" w:firstLine="0"/>
        <w:jc w:val="center"/>
      </w:pPr>
    </w:p>
    <w:p w14:paraId="4226E16D" w14:textId="77777777" w:rsidR="00D64B68" w:rsidRDefault="000A1BC9">
      <w:pPr>
        <w:ind w:firstLineChars="0" w:firstLine="0"/>
        <w:jc w:val="center"/>
      </w:pPr>
      <w:r>
        <w:rPr>
          <w:noProof/>
        </w:rPr>
        <w:drawing>
          <wp:inline distT="0" distB="0" distL="0" distR="0" wp14:anchorId="2897C546" wp14:editId="6177D84F">
            <wp:extent cx="2823210" cy="153035"/>
            <wp:effectExtent l="0" t="0" r="152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2823210" cy="153035"/>
                    </a:xfrm>
                    <a:prstGeom prst="rect">
                      <a:avLst/>
                    </a:prstGeom>
                  </pic:spPr>
                </pic:pic>
              </a:graphicData>
            </a:graphic>
          </wp:inline>
        </w:drawing>
      </w:r>
    </w:p>
    <w:p w14:paraId="68A2FC05" w14:textId="77777777" w:rsidR="00D64B68" w:rsidRDefault="000A1BC9">
      <w:pPr>
        <w:ind w:firstLine="420"/>
        <w:jc w:val="center"/>
      </w:pPr>
      <w:r>
        <w:rPr>
          <w:rFonts w:cs="Times New Roman"/>
          <w:szCs w:val="21"/>
        </w:rPr>
        <w:t>图</w:t>
      </w:r>
      <w:r>
        <w:rPr>
          <w:rFonts w:cs="Times New Roman" w:hint="eastAsia"/>
          <w:szCs w:val="21"/>
        </w:rPr>
        <w:t>1</w:t>
      </w:r>
      <w:r>
        <w:rPr>
          <w:rFonts w:cs="Times New Roman"/>
          <w:szCs w:val="21"/>
        </w:rPr>
        <w:t xml:space="preserve">0 </w:t>
      </w:r>
      <w:r>
        <w:rPr>
          <w:rFonts w:asciiTheme="minorHAnsi" w:hAnsiTheme="minorHAnsi" w:cs="Times New Roman" w:hint="eastAsia"/>
          <w:szCs w:val="21"/>
        </w:rPr>
        <w:t>盲文学习机的输出结果</w:t>
      </w:r>
    </w:p>
    <w:p w14:paraId="4FAB3B75" w14:textId="77777777" w:rsidR="00D64B68" w:rsidRDefault="000A1BC9">
      <w:pPr>
        <w:pStyle w:val="1"/>
      </w:pPr>
      <w:r>
        <w:rPr>
          <w:rFonts w:hint="eastAsia"/>
        </w:rPr>
        <w:t>盲文学习效果评价实验</w:t>
      </w:r>
    </w:p>
    <w:p w14:paraId="7714EA11" w14:textId="77777777" w:rsidR="00D64B68" w:rsidRDefault="000A1BC9">
      <w:pPr>
        <w:pStyle w:val="2"/>
      </w:pPr>
      <w:r>
        <w:rPr>
          <w:rFonts w:hint="eastAsia"/>
        </w:rPr>
        <w:t>被试</w:t>
      </w:r>
    </w:p>
    <w:p w14:paraId="786483F6" w14:textId="6CBDB7D6" w:rsidR="00D64B68" w:rsidRDefault="008256EB">
      <w:pPr>
        <w:ind w:firstLine="420"/>
        <w:rPr>
          <w:rFonts w:cs="Times New Roman"/>
          <w:szCs w:val="21"/>
        </w:rPr>
      </w:pPr>
      <w:r>
        <w:rPr>
          <w:rFonts w:cs="Times New Roman" w:hint="eastAsia"/>
          <w:szCs w:val="21"/>
        </w:rPr>
        <w:t>本实验经过浙江理工大学心理委员会批准</w:t>
      </w:r>
      <w:r>
        <w:rPr>
          <w:rFonts w:cs="Times New Roman" w:hint="eastAsia"/>
          <w:szCs w:val="21"/>
        </w:rPr>
        <w:t>，</w:t>
      </w:r>
      <w:r w:rsidR="000A1BC9">
        <w:rPr>
          <w:rFonts w:cs="Times New Roman" w:hint="eastAsia"/>
          <w:szCs w:val="21"/>
        </w:rPr>
        <w:t>招募了</w:t>
      </w:r>
      <w:r w:rsidR="000A1BC9">
        <w:rPr>
          <w:rFonts w:cs="Times New Roman" w:hint="eastAsia"/>
          <w:szCs w:val="21"/>
        </w:rPr>
        <w:t>2</w:t>
      </w:r>
      <w:r w:rsidR="000A1BC9">
        <w:rPr>
          <w:rFonts w:cs="Times New Roman"/>
          <w:szCs w:val="21"/>
        </w:rPr>
        <w:t>0</w:t>
      </w:r>
      <w:r w:rsidR="000A1BC9">
        <w:rPr>
          <w:rFonts w:cs="Times New Roman" w:hint="eastAsia"/>
          <w:szCs w:val="21"/>
        </w:rPr>
        <w:t>名被试，</w:t>
      </w:r>
      <w:r w:rsidR="000A1BC9">
        <w:rPr>
          <w:rFonts w:cs="Times New Roman" w:hint="eastAsia"/>
          <w:szCs w:val="21"/>
        </w:rPr>
        <w:t>1</w:t>
      </w:r>
      <w:r w:rsidR="000A1BC9">
        <w:rPr>
          <w:rFonts w:cs="Times New Roman"/>
          <w:szCs w:val="21"/>
        </w:rPr>
        <w:t>0</w:t>
      </w:r>
      <w:r w:rsidR="000A1BC9">
        <w:rPr>
          <w:rFonts w:cs="Times New Roman" w:hint="eastAsia"/>
          <w:szCs w:val="21"/>
        </w:rPr>
        <w:t>男，</w:t>
      </w:r>
      <w:r w:rsidR="000A1BC9">
        <w:rPr>
          <w:rFonts w:cs="Times New Roman" w:hint="eastAsia"/>
          <w:szCs w:val="21"/>
        </w:rPr>
        <w:t>1</w:t>
      </w:r>
      <w:r w:rsidR="000A1BC9">
        <w:rPr>
          <w:rFonts w:cs="Times New Roman"/>
          <w:szCs w:val="21"/>
        </w:rPr>
        <w:t>0</w:t>
      </w:r>
      <w:r w:rsidR="000A1BC9">
        <w:rPr>
          <w:rFonts w:cs="Times New Roman" w:hint="eastAsia"/>
          <w:szCs w:val="21"/>
        </w:rPr>
        <w:t>女，年龄处于</w:t>
      </w:r>
      <w:r w:rsidR="000A1BC9">
        <w:rPr>
          <w:rFonts w:cs="Times New Roman" w:hint="eastAsia"/>
          <w:szCs w:val="21"/>
        </w:rPr>
        <w:t>1</w:t>
      </w:r>
      <w:r w:rsidR="000A1BC9">
        <w:rPr>
          <w:rFonts w:cs="Times New Roman"/>
          <w:szCs w:val="21"/>
        </w:rPr>
        <w:t>0</w:t>
      </w:r>
      <w:r w:rsidR="000A1BC9">
        <w:rPr>
          <w:rFonts w:cs="Times New Roman" w:hint="eastAsia"/>
          <w:szCs w:val="21"/>
        </w:rPr>
        <w:t>~</w:t>
      </w:r>
      <w:r w:rsidR="000A1BC9">
        <w:rPr>
          <w:rFonts w:cs="Times New Roman"/>
          <w:szCs w:val="21"/>
        </w:rPr>
        <w:t>20</w:t>
      </w:r>
      <w:r w:rsidR="000A1BC9">
        <w:rPr>
          <w:rFonts w:cs="Times New Roman" w:hint="eastAsia"/>
          <w:szCs w:val="21"/>
        </w:rPr>
        <w:t>岁之间，均为视力残余人士。被试均掌握汉语拼音和阿拉伯数字，实验之前没有任何盲文学习的经验，没有做过类似实验。</w:t>
      </w:r>
    </w:p>
    <w:p w14:paraId="432762E3" w14:textId="77777777" w:rsidR="00D64B68" w:rsidRDefault="000A1BC9">
      <w:pPr>
        <w:pStyle w:val="2"/>
      </w:pPr>
      <w:r>
        <w:rPr>
          <w:rFonts w:hint="eastAsia"/>
        </w:rPr>
        <w:t>实验材料</w:t>
      </w:r>
    </w:p>
    <w:p w14:paraId="5909754E" w14:textId="77777777" w:rsidR="00D64B68" w:rsidRDefault="000A1BC9">
      <w:pPr>
        <w:ind w:firstLine="420"/>
        <w:rPr>
          <w:rFonts w:cs="Times New Roman"/>
          <w:szCs w:val="21"/>
        </w:rPr>
      </w:pPr>
      <w:r>
        <w:rPr>
          <w:rFonts w:cs="Times New Roman" w:hint="eastAsia"/>
          <w:szCs w:val="21"/>
        </w:rPr>
        <w:t>由于盲文初学者对盲文比较陌生，为了保证实验材料的学习难度相近并且避免在短期学习后表现出地板效应</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_Ref56415250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[13]</w:t>
      </w:r>
      <w:r>
        <w:rPr>
          <w:rFonts w:cs="Times New Roman"/>
          <w:szCs w:val="21"/>
          <w:vertAlign w:val="superscript"/>
        </w:rPr>
        <w:fldChar w:fldCharType="end"/>
      </w:r>
      <w:r>
        <w:rPr>
          <w:rFonts w:cs="Times New Roman" w:hint="eastAsia"/>
          <w:szCs w:val="21"/>
        </w:rPr>
        <w:t>，每组实验材料的盲文均占一方盲文字。我们选取</w:t>
      </w:r>
      <w:r>
        <w:rPr>
          <w:rFonts w:cs="Times New Roman"/>
          <w:szCs w:val="21"/>
        </w:rPr>
        <w:t>54</w:t>
      </w:r>
      <w:r>
        <w:rPr>
          <w:rFonts w:cs="Times New Roman" w:hint="eastAsia"/>
          <w:szCs w:val="21"/>
        </w:rPr>
        <w:t>个汉语拼音和</w:t>
      </w:r>
      <w:r>
        <w:rPr>
          <w:rFonts w:cs="Times New Roman" w:hint="eastAsia"/>
          <w:szCs w:val="21"/>
        </w:rPr>
        <w:t>6</w:t>
      </w:r>
      <w:r>
        <w:rPr>
          <w:rFonts w:cs="Times New Roman" w:hint="eastAsia"/>
          <w:szCs w:val="21"/>
        </w:rPr>
        <w:t>个阿拉伯数字的盲文，分成数量相等的</w:t>
      </w:r>
      <w:r>
        <w:rPr>
          <w:rFonts w:cs="Times New Roman" w:hint="eastAsia"/>
          <w:szCs w:val="21"/>
        </w:rPr>
        <w:t>6</w:t>
      </w:r>
      <w:r>
        <w:rPr>
          <w:rFonts w:cs="Times New Roman" w:hint="eastAsia"/>
          <w:szCs w:val="21"/>
        </w:rPr>
        <w:t>组，每组</w:t>
      </w:r>
      <w:r>
        <w:rPr>
          <w:rFonts w:cs="Times New Roman" w:hint="eastAsia"/>
          <w:szCs w:val="21"/>
        </w:rPr>
        <w:t>1</w:t>
      </w:r>
      <w:r>
        <w:rPr>
          <w:rFonts w:cs="Times New Roman"/>
          <w:szCs w:val="21"/>
        </w:rPr>
        <w:t>0</w:t>
      </w:r>
      <w:r>
        <w:rPr>
          <w:rFonts w:cs="Times New Roman" w:hint="eastAsia"/>
          <w:szCs w:val="21"/>
        </w:rPr>
        <w:t>个盲文，且每组实验材料的内容由</w:t>
      </w:r>
      <w:r>
        <w:rPr>
          <w:rFonts w:cs="Times New Roman" w:hint="eastAsia"/>
          <w:szCs w:val="21"/>
        </w:rPr>
        <w:t>2</w:t>
      </w:r>
      <w:r>
        <w:rPr>
          <w:rFonts w:cs="Times New Roman" w:hint="eastAsia"/>
          <w:szCs w:val="21"/>
        </w:rPr>
        <w:t>个两点盲文，</w:t>
      </w:r>
      <w:r>
        <w:rPr>
          <w:rFonts w:cs="Times New Roman"/>
          <w:szCs w:val="21"/>
        </w:rPr>
        <w:t>4</w:t>
      </w:r>
      <w:r>
        <w:rPr>
          <w:rFonts w:cs="Times New Roman" w:hint="eastAsia"/>
          <w:szCs w:val="21"/>
        </w:rPr>
        <w:t>个三点盲文，</w:t>
      </w:r>
      <w:r>
        <w:rPr>
          <w:rFonts w:cs="Times New Roman" w:hint="eastAsia"/>
          <w:szCs w:val="21"/>
        </w:rPr>
        <w:t>3</w:t>
      </w:r>
      <w:r>
        <w:rPr>
          <w:rFonts w:cs="Times New Roman" w:hint="eastAsia"/>
          <w:szCs w:val="21"/>
        </w:rPr>
        <w:t>个四点盲文和</w:t>
      </w:r>
      <w:r>
        <w:rPr>
          <w:rFonts w:cs="Times New Roman" w:hint="eastAsia"/>
          <w:szCs w:val="21"/>
        </w:rPr>
        <w:t>1</w:t>
      </w:r>
      <w:r>
        <w:rPr>
          <w:rFonts w:cs="Times New Roman" w:hint="eastAsia"/>
          <w:szCs w:val="21"/>
        </w:rPr>
        <w:t>个</w:t>
      </w:r>
      <w:r>
        <w:rPr>
          <w:rFonts w:cs="Times New Roman" w:hint="eastAsia"/>
          <w:szCs w:val="21"/>
        </w:rPr>
        <w:t>5</w:t>
      </w:r>
      <w:r>
        <w:rPr>
          <w:rFonts w:cs="Times New Roman" w:hint="eastAsia"/>
          <w:szCs w:val="21"/>
        </w:rPr>
        <w:t>点盲文组成。</w:t>
      </w:r>
    </w:p>
    <w:p w14:paraId="5AE61F2E" w14:textId="77777777" w:rsidR="00D64B68" w:rsidRDefault="000A1BC9">
      <w:pPr>
        <w:pStyle w:val="2"/>
      </w:pPr>
      <w:r>
        <w:rPr>
          <w:rFonts w:hint="eastAsia"/>
        </w:rPr>
        <w:t>实验设计</w:t>
      </w:r>
    </w:p>
    <w:p w14:paraId="49470C7D" w14:textId="77777777" w:rsidR="00D64B68" w:rsidRDefault="000A1BC9">
      <w:pPr>
        <w:ind w:firstLine="420"/>
        <w:rPr>
          <w:rFonts w:cs="Times New Roman"/>
          <w:szCs w:val="21"/>
        </w:rPr>
      </w:pPr>
      <w:r>
        <w:rPr>
          <w:rFonts w:cs="Times New Roman" w:hint="eastAsia"/>
          <w:szCs w:val="21"/>
        </w:rPr>
        <w:t>实验目的是探究视觉刺激、听觉刺激、触觉刺激对盲文学习效果的贡献程度。被试在视、听、触这</w:t>
      </w:r>
      <w:r>
        <w:rPr>
          <w:rFonts w:cs="Times New Roman" w:hint="eastAsia"/>
          <w:szCs w:val="21"/>
        </w:rPr>
        <w:t>3</w:t>
      </w:r>
      <w:r>
        <w:rPr>
          <w:rFonts w:cs="Times New Roman" w:hint="eastAsia"/>
          <w:szCs w:val="21"/>
        </w:rPr>
        <w:t>种自变量的不同组合下，借助盲文学习机学习实验材料内的盲文，学习完毕后进行测试。在规定时间内，在某一组合下，实验材料内的盲文随机呈现，被试摸读盲文后给出回答。回答的正确率为评价盲文学习效果的指标。实验中，如果学习时间过长或者过短都不利于实验结果。如果学习时间过长，不同学习条件的学习效果没有区分度，如果学习时间过短，实验结果无法体现当前条件下真实的学习效果。根据薛红莉等人的实验</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_Ref55808985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[14]</w:t>
      </w:r>
      <w:r>
        <w:rPr>
          <w:rFonts w:cs="Times New Roman"/>
          <w:szCs w:val="21"/>
          <w:vertAlign w:val="superscript"/>
        </w:rPr>
        <w:fldChar w:fldCharType="end"/>
      </w:r>
      <w:r>
        <w:rPr>
          <w:rFonts w:cs="Times New Roman" w:hint="eastAsia"/>
          <w:szCs w:val="21"/>
        </w:rPr>
        <w:t>，本实验将学习时间设定为</w:t>
      </w:r>
      <w:r>
        <w:rPr>
          <w:rFonts w:cs="Times New Roman" w:hint="eastAsia"/>
          <w:szCs w:val="21"/>
        </w:rPr>
        <w:t>8</w:t>
      </w:r>
      <w:r>
        <w:rPr>
          <w:rFonts w:cs="Times New Roman" w:hint="eastAsia"/>
          <w:szCs w:val="21"/>
        </w:rPr>
        <w:t>分钟。</w:t>
      </w:r>
    </w:p>
    <w:p w14:paraId="45B6FD03" w14:textId="77777777" w:rsidR="00D64B68" w:rsidRDefault="000A1BC9">
      <w:pPr>
        <w:ind w:firstLine="420"/>
        <w:rPr>
          <w:rFonts w:cs="Times New Roman"/>
          <w:szCs w:val="21"/>
        </w:rPr>
      </w:pPr>
      <w:r>
        <w:rPr>
          <w:rFonts w:cs="Times New Roman" w:hint="eastAsia"/>
          <w:szCs w:val="21"/>
        </w:rPr>
        <w:t>实验的因变量为回答的正确率；自变量有</w:t>
      </w:r>
      <w:r>
        <w:rPr>
          <w:rFonts w:cs="Times New Roman" w:hint="eastAsia"/>
          <w:szCs w:val="21"/>
        </w:rPr>
        <w:t>3</w:t>
      </w:r>
      <w:r>
        <w:rPr>
          <w:rFonts w:cs="Times New Roman" w:hint="eastAsia"/>
          <w:szCs w:val="21"/>
        </w:rPr>
        <w:t>个，分别为视觉、听觉和触觉，均为被试内变量。每个自变量都有两个水平，分别是有和无。理论上，</w:t>
      </w:r>
      <w:r>
        <w:rPr>
          <w:rFonts w:cs="Times New Roman" w:hint="eastAsia"/>
          <w:szCs w:val="21"/>
        </w:rPr>
        <w:t>3</w:t>
      </w:r>
      <w:r>
        <w:rPr>
          <w:rFonts w:cs="Times New Roman" w:hint="eastAsia"/>
          <w:szCs w:val="21"/>
        </w:rPr>
        <w:t>个自变量有</w:t>
      </w:r>
      <w:r>
        <w:rPr>
          <w:rFonts w:cs="Times New Roman" w:hint="eastAsia"/>
          <w:szCs w:val="21"/>
        </w:rPr>
        <w:t>8</w:t>
      </w:r>
      <w:r>
        <w:rPr>
          <w:rFonts w:cs="Times New Roman" w:hint="eastAsia"/>
          <w:szCs w:val="21"/>
        </w:rPr>
        <w:t>种组合条件，但是如果只有盲文点位的触觉刺激，被试无法建立盲文点位与普通文字的映射关系，无法在这种学习条件下学习盲文。此外，如果不借助视觉、听觉和触觉的刺激，被试也无法学习盲文。因此，实验共有</w:t>
      </w:r>
      <w:r>
        <w:rPr>
          <w:rFonts w:cs="Times New Roman"/>
          <w:szCs w:val="21"/>
        </w:rPr>
        <w:t>6</w:t>
      </w:r>
      <w:r>
        <w:rPr>
          <w:rFonts w:cs="Times New Roman" w:hint="eastAsia"/>
          <w:szCs w:val="21"/>
        </w:rPr>
        <w:t>种学习条件：视觉学习盲文，听觉学习盲文，视觉和触觉学习盲文，听觉和触觉学习盲文，听觉和视觉学习盲文，视觉、听觉和触觉学习盲文。</w:t>
      </w:r>
    </w:p>
    <w:p w14:paraId="1815419F" w14:textId="77777777" w:rsidR="00D64B68" w:rsidRDefault="000A1BC9">
      <w:pPr>
        <w:pStyle w:val="2"/>
      </w:pPr>
      <w:r>
        <w:rPr>
          <w:rFonts w:hint="eastAsia"/>
        </w:rPr>
        <w:t>实验程序</w:t>
      </w:r>
    </w:p>
    <w:p w14:paraId="028328F6" w14:textId="77777777" w:rsidR="00D64B68" w:rsidRDefault="000A1BC9">
      <w:pPr>
        <w:ind w:firstLine="420"/>
        <w:rPr>
          <w:rFonts w:cs="Times New Roman"/>
          <w:szCs w:val="21"/>
        </w:rPr>
      </w:pPr>
      <w:r>
        <w:rPr>
          <w:rFonts w:cs="Times New Roman" w:hint="eastAsia"/>
          <w:szCs w:val="21"/>
        </w:rPr>
        <w:t>实验中视觉、听觉和触觉的刺激均由盲文学习机产生，盲文学习机</w:t>
      </w:r>
      <w:r>
        <w:rPr>
          <w:rFonts w:cs="Times New Roman" w:hint="eastAsia"/>
          <w:szCs w:val="21"/>
        </w:rPr>
        <w:t>L</w:t>
      </w:r>
      <w:r>
        <w:rPr>
          <w:rFonts w:cs="Times New Roman"/>
          <w:szCs w:val="21"/>
        </w:rPr>
        <w:t>CD</w:t>
      </w:r>
      <w:r>
        <w:rPr>
          <w:rFonts w:cs="Times New Roman" w:hint="eastAsia"/>
          <w:szCs w:val="21"/>
        </w:rPr>
        <w:t>屏幕显示所学盲文的普通文字和对应的盲文点位图形；</w:t>
      </w:r>
      <w:r>
        <w:rPr>
          <w:rFonts w:hint="eastAsia"/>
        </w:rPr>
        <w:t>语音合成芯片</w:t>
      </w:r>
      <w:r>
        <w:rPr>
          <w:rFonts w:cs="Times New Roman" w:hint="eastAsia"/>
          <w:szCs w:val="21"/>
        </w:rPr>
        <w:t>播报所学盲文的点位和普通文字的语音；点显装置生成所学盲文的点位触觉刺激。实验开始前，被试先熟悉盲文点位的排布和盲</w:t>
      </w:r>
      <w:r>
        <w:rPr>
          <w:rFonts w:cs="Times New Roman" w:hint="eastAsia"/>
          <w:szCs w:val="21"/>
        </w:rPr>
        <w:lastRenderedPageBreak/>
        <w:t>文学习机的使用方法。实验采用被试内设计，每个被试在</w:t>
      </w:r>
      <w:r>
        <w:rPr>
          <w:rFonts w:cs="Times New Roman" w:hint="eastAsia"/>
          <w:szCs w:val="21"/>
        </w:rPr>
        <w:t>6</w:t>
      </w:r>
      <w:r>
        <w:rPr>
          <w:rFonts w:cs="Times New Roman" w:hint="eastAsia"/>
          <w:szCs w:val="21"/>
        </w:rPr>
        <w:t>种学习条件下，学习</w:t>
      </w:r>
      <w:r>
        <w:rPr>
          <w:rFonts w:cs="Times New Roman" w:hint="eastAsia"/>
          <w:szCs w:val="21"/>
        </w:rPr>
        <w:t>6</w:t>
      </w:r>
      <w:r>
        <w:rPr>
          <w:rFonts w:cs="Times New Roman" w:hint="eastAsia"/>
          <w:szCs w:val="21"/>
        </w:rPr>
        <w:t>组不同的实验材料，并记录被试在测试中辨认盲文的正确率。为避免疲劳效应，保证被试的学习水平，在每次测试完成后，被试需休息</w:t>
      </w:r>
      <w:r>
        <w:rPr>
          <w:rFonts w:cs="Times New Roman" w:hint="eastAsia"/>
          <w:szCs w:val="21"/>
        </w:rPr>
        <w:t>3</w:t>
      </w:r>
      <w:r>
        <w:rPr>
          <w:rFonts w:cs="Times New Roman"/>
          <w:szCs w:val="21"/>
        </w:rPr>
        <w:t>0</w:t>
      </w:r>
      <w:r>
        <w:rPr>
          <w:rFonts w:cs="Times New Roman" w:hint="eastAsia"/>
          <w:szCs w:val="21"/>
        </w:rPr>
        <w:t>分钟后进行下一轮测试。</w:t>
      </w:r>
    </w:p>
    <w:p w14:paraId="7CC721AE" w14:textId="77777777" w:rsidR="00D64B68" w:rsidRDefault="000A1BC9">
      <w:pPr>
        <w:pStyle w:val="2"/>
      </w:pPr>
      <w:r>
        <w:rPr>
          <w:rFonts w:hint="eastAsia"/>
        </w:rPr>
        <w:t>统计分析方法</w:t>
      </w:r>
    </w:p>
    <w:p w14:paraId="7E6418E1" w14:textId="723794D7" w:rsidR="00D64B68" w:rsidRDefault="000A1BC9">
      <w:pPr>
        <w:ind w:firstLine="420"/>
      </w:pPr>
      <w:r>
        <w:rPr>
          <w:rFonts w:hint="eastAsia"/>
        </w:rPr>
        <w:t>针对本实验的</w:t>
      </w:r>
      <w:r>
        <w:rPr>
          <w:rFonts w:hint="eastAsia"/>
        </w:rPr>
        <w:t>6</w:t>
      </w:r>
      <w:r>
        <w:rPr>
          <w:rFonts w:hint="eastAsia"/>
        </w:rPr>
        <w:t>种学习</w:t>
      </w:r>
      <w:r>
        <w:rPr>
          <w:rFonts w:cs="Times New Roman" w:hint="eastAsia"/>
          <w:szCs w:val="21"/>
        </w:rPr>
        <w:t>条件</w:t>
      </w:r>
      <w:r>
        <w:rPr>
          <w:rFonts w:hint="eastAsia"/>
        </w:rPr>
        <w:t>，分成两种情况进行方差分析：</w:t>
      </w:r>
      <w:r>
        <w:rPr>
          <w:rFonts w:hint="eastAsia"/>
        </w:rPr>
        <w:t xml:space="preserve">1) </w:t>
      </w:r>
      <w:r>
        <w:rPr>
          <w:rFonts w:hint="eastAsia"/>
        </w:rPr>
        <w:t>以听觉学习盲文为对照组，分析视觉和触觉对于盲文学习的影响；</w:t>
      </w:r>
      <w:r>
        <w:rPr>
          <w:rFonts w:hint="eastAsia"/>
        </w:rPr>
        <w:t>2)</w:t>
      </w:r>
      <w:r>
        <w:rPr>
          <w:rFonts w:hint="eastAsia"/>
        </w:rPr>
        <w:t>以视觉为对照组，分析听觉和触觉对于盲文学习的影响。实验数据</w:t>
      </w:r>
      <w:r w:rsidR="008256EB">
        <w:rPr>
          <w:rFonts w:hint="eastAsia"/>
        </w:rPr>
        <w:t>满足正态分布，</w:t>
      </w:r>
      <w:r>
        <w:rPr>
          <w:rFonts w:hint="eastAsia"/>
        </w:rPr>
        <w:t>使用双侧</w:t>
      </w:r>
      <w:r>
        <w:rPr>
          <w:rFonts w:hint="eastAsia"/>
        </w:rPr>
        <w:t>t</w:t>
      </w:r>
      <w:r>
        <w:rPr>
          <w:rFonts w:hint="eastAsia"/>
        </w:rPr>
        <w:t>检验，分别对视觉和触觉的交互项，听觉和触觉的交互项进行两两比较。当</w:t>
      </w:r>
      <w:r>
        <w:rPr>
          <w:rFonts w:hint="eastAsia"/>
        </w:rPr>
        <w:t>P&lt;</w:t>
      </w:r>
      <w:r>
        <w:t>0.05</w:t>
      </w:r>
      <w:r>
        <w:rPr>
          <w:rFonts w:hint="eastAsia"/>
        </w:rPr>
        <w:t>时认为差异具有统计学差异。</w:t>
      </w:r>
    </w:p>
    <w:p w14:paraId="611B6CA4" w14:textId="77777777" w:rsidR="00D64B68" w:rsidRDefault="000A1BC9">
      <w:pPr>
        <w:pStyle w:val="2"/>
      </w:pPr>
      <w:r>
        <w:rPr>
          <w:rFonts w:hint="eastAsia"/>
        </w:rPr>
        <w:t>实验结果和讨论</w:t>
      </w:r>
    </w:p>
    <w:p w14:paraId="7423C7FC" w14:textId="77777777" w:rsidR="00D64B68" w:rsidRDefault="000A1BC9">
      <w:pPr>
        <w:ind w:firstLine="420"/>
      </w:pPr>
      <w:r>
        <w:rPr>
          <w:rFonts w:hint="eastAsia"/>
        </w:rPr>
        <w:t>表</w:t>
      </w:r>
      <w:r>
        <w:rPr>
          <w:rFonts w:hint="eastAsia"/>
        </w:rPr>
        <w:t>1</w:t>
      </w:r>
      <w:r>
        <w:rPr>
          <w:rFonts w:hint="eastAsia"/>
        </w:rPr>
        <w:t>罗列了</w:t>
      </w:r>
      <w:r>
        <w:rPr>
          <w:rFonts w:hint="eastAsia"/>
        </w:rPr>
        <w:t>6</w:t>
      </w:r>
      <w:r>
        <w:rPr>
          <w:rFonts w:hint="eastAsia"/>
        </w:rPr>
        <w:t>种学习条件下盲文学习的正确率。以听觉学习盲文为对照组：</w:t>
      </w:r>
      <w:r>
        <w:rPr>
          <w:rFonts w:hint="eastAsia"/>
        </w:rPr>
        <w:t xml:space="preserve">1) </w:t>
      </w:r>
      <w:r>
        <w:rPr>
          <w:rFonts w:hint="eastAsia"/>
        </w:rPr>
        <w:t>视觉因素的主效应极其显著</w:t>
      </w:r>
      <w:r>
        <w:rPr>
          <w:rFonts w:hint="eastAsia"/>
        </w:rPr>
        <w:t>[</w:t>
      </w:r>
      <w:r>
        <w:t>F(1,76)=486.13,P&lt;0.001]</w:t>
      </w:r>
      <w:r>
        <w:rPr>
          <w:rFonts w:hint="eastAsia"/>
        </w:rPr>
        <w:t>，说明视觉刺激对学习盲文的效率有影响；</w:t>
      </w:r>
      <w:r>
        <w:rPr>
          <w:rFonts w:hint="eastAsia"/>
        </w:rPr>
        <w:t>2)</w:t>
      </w:r>
      <w:r>
        <w:rPr>
          <w:rFonts w:hint="eastAsia"/>
        </w:rPr>
        <w:t>触觉因素的主效应极其显著</w:t>
      </w:r>
      <w:r>
        <w:rPr>
          <w:rFonts w:hint="eastAsia"/>
        </w:rPr>
        <w:t>[</w:t>
      </w:r>
      <w:r>
        <w:t>F(1,76)=96.34,P&lt;0.001]</w:t>
      </w:r>
      <w:r>
        <w:rPr>
          <w:rFonts w:hint="eastAsia"/>
        </w:rPr>
        <w:t>，说明触觉刺激对学习盲文的效率有影响；</w:t>
      </w:r>
      <w:r>
        <w:rPr>
          <w:rFonts w:hint="eastAsia"/>
        </w:rPr>
        <w:t xml:space="preserve">3) </w:t>
      </w:r>
      <w:r>
        <w:rPr>
          <w:rFonts w:hint="eastAsia"/>
        </w:rPr>
        <w:t>视觉和触觉的交互效应同样极其显著</w:t>
      </w:r>
      <w:r>
        <w:rPr>
          <w:rFonts w:hint="eastAsia"/>
        </w:rPr>
        <w:t>[</w:t>
      </w:r>
      <w:r>
        <w:t>F(1,76)=14.75,P&lt;0.001]</w:t>
      </w:r>
      <w:r>
        <w:rPr>
          <w:rFonts w:hint="eastAsia"/>
        </w:rPr>
        <w:t>。因此，我们需要对视觉和触觉交互项进行两两比较。</w:t>
      </w:r>
    </w:p>
    <w:p w14:paraId="1BBC0AC8" w14:textId="77777777" w:rsidR="00D64B68" w:rsidRDefault="000A1BC9">
      <w:pPr>
        <w:ind w:firstLine="420"/>
      </w:pPr>
      <w:r>
        <w:rPr>
          <w:rFonts w:hint="eastAsia"/>
        </w:rPr>
        <w:t>如图</w:t>
      </w:r>
      <w:r>
        <w:rPr>
          <w:rFonts w:hint="eastAsia"/>
        </w:rPr>
        <w:t>1</w:t>
      </w:r>
      <w:r>
        <w:t>1</w:t>
      </w:r>
      <w:r>
        <w:rPr>
          <w:rFonts w:hint="eastAsia"/>
        </w:rPr>
        <w:t>所示，固定触觉因素考察视觉因素的效应，成对比较结果显示视觉因素对于盲文学习的效率有极其显著影响</w:t>
      </w:r>
      <w:r>
        <w:rPr>
          <w:rFonts w:hint="eastAsia"/>
        </w:rPr>
        <w:t>(</w:t>
      </w:r>
      <w:r>
        <w:t>P&lt;0.001)</w:t>
      </w:r>
      <w:r>
        <w:rPr>
          <w:rFonts w:hint="eastAsia"/>
        </w:rPr>
        <w:t>。固定视觉因素，考察触觉因素的效应，成对比较结果显示触觉因素对于盲文学习的效率也有极其显著影响</w:t>
      </w:r>
      <w:r>
        <w:rPr>
          <w:rFonts w:hint="eastAsia"/>
        </w:rPr>
        <w:t>(</w:t>
      </w:r>
      <w:r>
        <w:t>P&lt;0.001)</w:t>
      </w:r>
      <w:r>
        <w:rPr>
          <w:rFonts w:hint="eastAsia"/>
        </w:rPr>
        <w:t>。在听触学习条件下，加入视觉因素，对盲文学习效率有明显提升，正确率均值提升了</w:t>
      </w:r>
      <w:r>
        <w:rPr>
          <w:rFonts w:hint="eastAsia"/>
        </w:rPr>
        <w:t>(4</w:t>
      </w:r>
      <w:r>
        <w:t>5.5</w:t>
      </w:r>
      <w:r>
        <w:rPr>
          <w:rFonts w:hint="eastAsia"/>
          <w:kern w:val="0"/>
          <w:szCs w:val="21"/>
          <w:lang w:bidi="ar"/>
        </w:rPr>
        <w:t>±</w:t>
      </w:r>
      <w:r>
        <w:rPr>
          <w:rFonts w:hint="eastAsia"/>
          <w:kern w:val="0"/>
          <w:szCs w:val="21"/>
          <w:lang w:bidi="ar"/>
        </w:rPr>
        <w:t>2</w:t>
      </w:r>
      <w:r>
        <w:rPr>
          <w:kern w:val="0"/>
          <w:szCs w:val="21"/>
          <w:lang w:bidi="ar"/>
        </w:rPr>
        <w:t>.5)</w:t>
      </w:r>
      <w:r>
        <w:rPr>
          <w:rFonts w:hint="eastAsia"/>
          <w:kern w:val="0"/>
          <w:szCs w:val="21"/>
          <w:lang w:bidi="ar"/>
        </w:rPr>
        <w:t>%</w:t>
      </w:r>
      <w:r>
        <w:rPr>
          <w:rFonts w:hint="eastAsia"/>
          <w:kern w:val="0"/>
          <w:szCs w:val="21"/>
          <w:lang w:bidi="ar"/>
        </w:rPr>
        <w:t>。</w:t>
      </w:r>
      <w:r>
        <w:rPr>
          <w:rFonts w:hint="eastAsia"/>
        </w:rPr>
        <w:t>因此，在听觉因素存在的前提下，视觉因素和触觉因素的交互作用对于盲文学习有促进作用。</w:t>
      </w:r>
    </w:p>
    <w:p w14:paraId="17F6546E" w14:textId="77777777" w:rsidR="00D64B68" w:rsidRDefault="000A1BC9">
      <w:pPr>
        <w:ind w:firstLine="420"/>
      </w:pPr>
      <w:r>
        <w:rPr>
          <w:rFonts w:hint="eastAsia"/>
        </w:rPr>
        <w:t>以视觉学习盲文为对照组：</w:t>
      </w:r>
      <w:r>
        <w:rPr>
          <w:rFonts w:hint="eastAsia"/>
        </w:rPr>
        <w:t>1)</w:t>
      </w:r>
      <w:r>
        <w:rPr>
          <w:rFonts w:hint="eastAsia"/>
        </w:rPr>
        <w:t>听觉因素的主效应极其显著</w:t>
      </w:r>
      <w:r>
        <w:rPr>
          <w:rFonts w:hint="eastAsia"/>
        </w:rPr>
        <w:t>[</w:t>
      </w:r>
      <w:r>
        <w:t>F(1,76)=43.07,P&lt;0.001]</w:t>
      </w:r>
      <w:r>
        <w:rPr>
          <w:rFonts w:hint="eastAsia"/>
        </w:rPr>
        <w:t>，说明听觉刺激对学习盲文的效率有影响；</w:t>
      </w:r>
      <w:r>
        <w:rPr>
          <w:rFonts w:hint="eastAsia"/>
        </w:rPr>
        <w:t>2)</w:t>
      </w:r>
      <w:r>
        <w:rPr>
          <w:rFonts w:hint="eastAsia"/>
        </w:rPr>
        <w:t>触觉因素的主效应极其显著</w:t>
      </w:r>
      <w:r>
        <w:rPr>
          <w:rFonts w:hint="eastAsia"/>
        </w:rPr>
        <w:t>[</w:t>
      </w:r>
      <w:r>
        <w:t>F(1,76)=156.98,P&lt;0.001]</w:t>
      </w:r>
      <w:r>
        <w:rPr>
          <w:rFonts w:hint="eastAsia"/>
        </w:rPr>
        <w:t>，说明触觉刺激对学习盲文的效率有影响；</w:t>
      </w:r>
      <w:r>
        <w:rPr>
          <w:rFonts w:hint="eastAsia"/>
        </w:rPr>
        <w:t>3)</w:t>
      </w:r>
      <w:r>
        <w:rPr>
          <w:rFonts w:hint="eastAsia"/>
        </w:rPr>
        <w:t>听觉和触觉的交互效应同样显著</w:t>
      </w:r>
      <w:r>
        <w:rPr>
          <w:rFonts w:hint="eastAsia"/>
        </w:rPr>
        <w:t>[</w:t>
      </w:r>
      <w:r>
        <w:t>F(1,76)=4.36,P&lt;0.05]</w:t>
      </w:r>
      <w:r>
        <w:rPr>
          <w:rFonts w:hint="eastAsia"/>
        </w:rPr>
        <w:t>。因此，我们需要对听觉和触觉交互项进行两两比较。</w:t>
      </w:r>
    </w:p>
    <w:p w14:paraId="6011B529" w14:textId="77777777" w:rsidR="00D64B68" w:rsidRDefault="000A1BC9">
      <w:pPr>
        <w:ind w:firstLine="420"/>
      </w:pPr>
      <w:r>
        <w:rPr>
          <w:rFonts w:hint="eastAsia"/>
        </w:rPr>
        <w:t>如图</w:t>
      </w:r>
      <w:r>
        <w:rPr>
          <w:rFonts w:hint="eastAsia"/>
        </w:rPr>
        <w:t>1</w:t>
      </w:r>
      <w:r>
        <w:t>2</w:t>
      </w:r>
      <w:r>
        <w:rPr>
          <w:rFonts w:hint="eastAsia"/>
        </w:rPr>
        <w:t>所示，固定触觉因素考察听觉因素的效应，结果显示在没有触觉因素的条件下，听觉因素对于盲文学习的效率有显著影响</w:t>
      </w:r>
      <w:r>
        <w:rPr>
          <w:rFonts w:hint="eastAsia"/>
        </w:rPr>
        <w:t>(</w:t>
      </w:r>
      <w:r>
        <w:t>P</w:t>
      </w:r>
      <w:r>
        <w:rPr>
          <w:rFonts w:hint="eastAsia"/>
        </w:rPr>
        <w:t>&lt;</w:t>
      </w:r>
      <w:r>
        <w:t>0.05)</w:t>
      </w:r>
      <w:r>
        <w:rPr>
          <w:rFonts w:hint="eastAsia"/>
        </w:rPr>
        <w:t>。在有触觉因素的条件下，听觉因素对于盲文学习的效率的影响是极其显著的</w:t>
      </w:r>
      <w:r>
        <w:rPr>
          <w:rFonts w:hint="eastAsia"/>
        </w:rPr>
        <w:t>(</w:t>
      </w:r>
      <w:r>
        <w:t>P&lt;0.001)</w:t>
      </w:r>
      <w:r>
        <w:rPr>
          <w:rFonts w:hint="eastAsia"/>
        </w:rPr>
        <w:t>。在固定听觉因素考察触觉因素的效应，成对比较结果显示触觉因素对于盲文学习的效率是有显著影响</w:t>
      </w:r>
      <w:r>
        <w:rPr>
          <w:rFonts w:hint="eastAsia"/>
        </w:rPr>
        <w:t>(</w:t>
      </w:r>
      <w:r>
        <w:t>P&lt;0.001)</w:t>
      </w:r>
      <w:r>
        <w:rPr>
          <w:rFonts w:hint="eastAsia"/>
        </w:rPr>
        <w:t>。在视听学习条件下，加入触觉因素，对盲文学习效率有明显提升，正确率均值提升了</w:t>
      </w:r>
      <w:r>
        <w:rPr>
          <w:rFonts w:hint="eastAsia"/>
        </w:rPr>
        <w:t>(</w:t>
      </w:r>
      <w:r>
        <w:t>24.5</w:t>
      </w:r>
      <w:r>
        <w:rPr>
          <w:rFonts w:hint="eastAsia"/>
          <w:kern w:val="0"/>
          <w:szCs w:val="21"/>
          <w:lang w:bidi="ar"/>
        </w:rPr>
        <w:t>±</w:t>
      </w:r>
      <w:r>
        <w:rPr>
          <w:rFonts w:hint="eastAsia"/>
          <w:kern w:val="0"/>
          <w:szCs w:val="21"/>
          <w:lang w:bidi="ar"/>
        </w:rPr>
        <w:t>2</w:t>
      </w:r>
      <w:r>
        <w:rPr>
          <w:kern w:val="0"/>
          <w:szCs w:val="21"/>
          <w:lang w:bidi="ar"/>
        </w:rPr>
        <w:t>.4)</w:t>
      </w:r>
      <w:r>
        <w:rPr>
          <w:rFonts w:hint="eastAsia"/>
          <w:kern w:val="0"/>
          <w:szCs w:val="21"/>
          <w:lang w:bidi="ar"/>
        </w:rPr>
        <w:t>%</w:t>
      </w:r>
      <w:r>
        <w:rPr>
          <w:rFonts w:hint="eastAsia"/>
          <w:kern w:val="0"/>
          <w:szCs w:val="21"/>
          <w:lang w:bidi="ar"/>
        </w:rPr>
        <w:t>。</w:t>
      </w:r>
      <w:r>
        <w:rPr>
          <w:rFonts w:hint="eastAsia"/>
        </w:rPr>
        <w:t>因此，在视觉因素存在的前提下，听觉因素和触觉因素的交互作用对于盲文学习有促进作用。</w:t>
      </w:r>
    </w:p>
    <w:p w14:paraId="225FBE63" w14:textId="77777777" w:rsidR="00D64B68" w:rsidRDefault="000A1BC9">
      <w:pPr>
        <w:ind w:firstLine="422"/>
        <w:jc w:val="center"/>
        <w:rPr>
          <w:rFonts w:cs="Times New Roman"/>
          <w:b/>
          <w:bCs/>
          <w:szCs w:val="21"/>
        </w:rPr>
      </w:pPr>
      <w:r>
        <w:rPr>
          <w:rFonts w:cs="Times New Roman" w:hint="eastAsia"/>
          <w:b/>
          <w:bCs/>
          <w:szCs w:val="21"/>
        </w:rPr>
        <w:t>表</w:t>
      </w:r>
      <w:r>
        <w:rPr>
          <w:rFonts w:cs="Times New Roman"/>
          <w:b/>
          <w:bCs/>
          <w:szCs w:val="21"/>
        </w:rPr>
        <w:t xml:space="preserve">1 </w:t>
      </w:r>
      <w:r>
        <w:rPr>
          <w:rFonts w:cs="Times New Roman" w:hint="eastAsia"/>
          <w:b/>
          <w:bCs/>
          <w:szCs w:val="21"/>
        </w:rPr>
        <w:t>视力残余人士学习盲文正确率</w:t>
      </w:r>
    </w:p>
    <w:tbl>
      <w:tblPr>
        <w:tblStyle w:val="ad"/>
        <w:tblW w:w="477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4166"/>
        <w:gridCol w:w="3964"/>
      </w:tblGrid>
      <w:tr w:rsidR="00D64B68" w14:paraId="6C6D369F" w14:textId="77777777">
        <w:trPr>
          <w:trHeight w:val="167"/>
          <w:jc w:val="center"/>
        </w:trPr>
        <w:tc>
          <w:tcPr>
            <w:tcW w:w="2562" w:type="pct"/>
            <w:tcBorders>
              <w:bottom w:val="single" w:sz="4" w:space="0" w:color="auto"/>
            </w:tcBorders>
          </w:tcPr>
          <w:p w14:paraId="4E17A34C"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学习条件</w:t>
            </w:r>
          </w:p>
        </w:tc>
        <w:tc>
          <w:tcPr>
            <w:tcW w:w="2438" w:type="pct"/>
            <w:tcBorders>
              <w:bottom w:val="single" w:sz="4" w:space="0" w:color="auto"/>
            </w:tcBorders>
          </w:tcPr>
          <w:p w14:paraId="7BE07173" w14:textId="77777777" w:rsidR="00D64B68" w:rsidRDefault="000A1BC9">
            <w:pPr>
              <w:widowControl/>
              <w:ind w:firstLine="420"/>
              <w:jc w:val="center"/>
              <w:rPr>
                <w:rFonts w:cs="Times New Roman"/>
                <w:kern w:val="0"/>
                <w:szCs w:val="21"/>
                <w:lang w:bidi="ar"/>
              </w:rPr>
            </w:pPr>
            <w:r>
              <w:rPr>
                <w:rFonts w:cs="Times New Roman" w:hint="eastAsia"/>
                <w:kern w:val="0"/>
                <w:szCs w:val="21"/>
                <w:lang w:bidi="ar"/>
              </w:rPr>
              <w:t>正确率</w:t>
            </w:r>
          </w:p>
        </w:tc>
      </w:tr>
      <w:tr w:rsidR="00D64B68" w14:paraId="74BBB279" w14:textId="77777777">
        <w:trPr>
          <w:trHeight w:val="309"/>
          <w:jc w:val="center"/>
        </w:trPr>
        <w:tc>
          <w:tcPr>
            <w:tcW w:w="2562" w:type="pct"/>
            <w:tcBorders>
              <w:bottom w:val="nil"/>
            </w:tcBorders>
          </w:tcPr>
          <w:p w14:paraId="34D556B1"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p>
        </w:tc>
        <w:tc>
          <w:tcPr>
            <w:tcW w:w="2438" w:type="pct"/>
            <w:tcBorders>
              <w:bottom w:val="nil"/>
            </w:tcBorders>
          </w:tcPr>
          <w:p w14:paraId="776B918C" w14:textId="77777777" w:rsidR="00D64B68" w:rsidRDefault="000A1BC9">
            <w:pPr>
              <w:widowControl/>
              <w:ind w:firstLine="420"/>
              <w:jc w:val="center"/>
              <w:rPr>
                <w:rFonts w:cs="Times New Roman"/>
                <w:kern w:val="0"/>
                <w:szCs w:val="21"/>
                <w:lang w:bidi="ar"/>
              </w:rPr>
            </w:pPr>
            <w:r>
              <w:rPr>
                <w:kern w:val="0"/>
                <w:szCs w:val="21"/>
                <w:lang w:bidi="ar"/>
              </w:rPr>
              <w:t>54.50</w:t>
            </w:r>
            <w:r>
              <w:rPr>
                <w:rFonts w:cs="Times New Roman" w:hint="eastAsia"/>
                <w:kern w:val="0"/>
                <w:szCs w:val="21"/>
                <w:lang w:bidi="ar"/>
              </w:rPr>
              <w:t>±</w:t>
            </w:r>
            <w:r>
              <w:rPr>
                <w:rFonts w:cs="Times New Roman"/>
                <w:kern w:val="0"/>
                <w:szCs w:val="21"/>
                <w:lang w:bidi="ar"/>
              </w:rPr>
              <w:t>7.59</w:t>
            </w:r>
          </w:p>
        </w:tc>
      </w:tr>
      <w:tr w:rsidR="00D64B68" w14:paraId="255343C0" w14:textId="77777777">
        <w:trPr>
          <w:trHeight w:val="309"/>
          <w:jc w:val="center"/>
        </w:trPr>
        <w:tc>
          <w:tcPr>
            <w:tcW w:w="2562" w:type="pct"/>
            <w:tcBorders>
              <w:top w:val="nil"/>
              <w:bottom w:val="nil"/>
            </w:tcBorders>
          </w:tcPr>
          <w:p w14:paraId="5FBACDA8"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听觉</w:t>
            </w:r>
          </w:p>
        </w:tc>
        <w:tc>
          <w:tcPr>
            <w:tcW w:w="2438" w:type="pct"/>
            <w:tcBorders>
              <w:top w:val="nil"/>
              <w:bottom w:val="nil"/>
            </w:tcBorders>
          </w:tcPr>
          <w:p w14:paraId="1C70900F" w14:textId="77777777" w:rsidR="00D64B68" w:rsidRDefault="000A1BC9">
            <w:pPr>
              <w:widowControl/>
              <w:ind w:firstLine="420"/>
              <w:jc w:val="center"/>
              <w:rPr>
                <w:rFonts w:cs="Times New Roman"/>
                <w:kern w:val="0"/>
                <w:szCs w:val="21"/>
                <w:lang w:bidi="ar"/>
              </w:rPr>
            </w:pPr>
            <w:r>
              <w:rPr>
                <w:kern w:val="0"/>
                <w:szCs w:val="21"/>
                <w:lang w:bidi="ar"/>
              </w:rPr>
              <w:t>30.00</w:t>
            </w:r>
            <w:r>
              <w:rPr>
                <w:rFonts w:cs="Times New Roman" w:hint="eastAsia"/>
                <w:kern w:val="0"/>
                <w:szCs w:val="21"/>
                <w:lang w:bidi="ar"/>
              </w:rPr>
              <w:t>±</w:t>
            </w:r>
            <w:r>
              <w:rPr>
                <w:rFonts w:cs="Times New Roman"/>
                <w:kern w:val="0"/>
                <w:szCs w:val="21"/>
                <w:lang w:bidi="ar"/>
              </w:rPr>
              <w:t>7.26</w:t>
            </w:r>
          </w:p>
        </w:tc>
      </w:tr>
      <w:tr w:rsidR="00D64B68" w14:paraId="06B52477" w14:textId="77777777">
        <w:trPr>
          <w:trHeight w:val="309"/>
          <w:jc w:val="center"/>
        </w:trPr>
        <w:tc>
          <w:tcPr>
            <w:tcW w:w="2562" w:type="pct"/>
            <w:tcBorders>
              <w:top w:val="nil"/>
              <w:bottom w:val="nil"/>
            </w:tcBorders>
          </w:tcPr>
          <w:p w14:paraId="065AEE5A"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听觉</w:t>
            </w:r>
            <w:r>
              <w:rPr>
                <w:kern w:val="0"/>
                <w:szCs w:val="21"/>
                <w:lang w:bidi="ar"/>
              </w:rPr>
              <w:t>*</w:t>
            </w:r>
            <w:r>
              <w:rPr>
                <w:rFonts w:hint="eastAsia"/>
                <w:kern w:val="0"/>
                <w:szCs w:val="21"/>
                <w:lang w:bidi="ar"/>
              </w:rPr>
              <w:t>触觉</w:t>
            </w:r>
          </w:p>
        </w:tc>
        <w:tc>
          <w:tcPr>
            <w:tcW w:w="2438" w:type="pct"/>
            <w:tcBorders>
              <w:top w:val="nil"/>
              <w:bottom w:val="nil"/>
            </w:tcBorders>
          </w:tcPr>
          <w:p w14:paraId="69769EC0" w14:textId="77777777" w:rsidR="00D64B68" w:rsidRDefault="000A1BC9">
            <w:pPr>
              <w:widowControl/>
              <w:ind w:firstLine="420"/>
              <w:jc w:val="center"/>
              <w:rPr>
                <w:rFonts w:cs="Times New Roman"/>
                <w:kern w:val="0"/>
                <w:szCs w:val="21"/>
                <w:lang w:bidi="ar"/>
              </w:rPr>
            </w:pPr>
            <w:r>
              <w:rPr>
                <w:kern w:val="0"/>
                <w:szCs w:val="21"/>
                <w:lang w:bidi="ar"/>
              </w:rPr>
              <w:t>40.50</w:t>
            </w:r>
            <w:r>
              <w:rPr>
                <w:rFonts w:cs="Times New Roman" w:hint="eastAsia"/>
                <w:kern w:val="0"/>
                <w:szCs w:val="21"/>
                <w:lang w:bidi="ar"/>
              </w:rPr>
              <w:t>±</w:t>
            </w:r>
            <w:r>
              <w:rPr>
                <w:rFonts w:cs="Times New Roman"/>
                <w:kern w:val="0"/>
                <w:szCs w:val="21"/>
                <w:lang w:bidi="ar"/>
              </w:rPr>
              <w:t>8.26</w:t>
            </w:r>
          </w:p>
        </w:tc>
      </w:tr>
      <w:tr w:rsidR="00D64B68" w14:paraId="625A632A" w14:textId="77777777">
        <w:trPr>
          <w:trHeight w:val="309"/>
          <w:jc w:val="center"/>
        </w:trPr>
        <w:tc>
          <w:tcPr>
            <w:tcW w:w="2562" w:type="pct"/>
            <w:tcBorders>
              <w:top w:val="nil"/>
              <w:bottom w:val="nil"/>
            </w:tcBorders>
          </w:tcPr>
          <w:p w14:paraId="6E448E3E"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触觉</w:t>
            </w:r>
          </w:p>
        </w:tc>
        <w:tc>
          <w:tcPr>
            <w:tcW w:w="2438" w:type="pct"/>
            <w:tcBorders>
              <w:top w:val="nil"/>
              <w:bottom w:val="nil"/>
            </w:tcBorders>
          </w:tcPr>
          <w:p w14:paraId="5711D662" w14:textId="77777777" w:rsidR="00D64B68" w:rsidRDefault="000A1BC9">
            <w:pPr>
              <w:widowControl/>
              <w:ind w:firstLine="420"/>
              <w:jc w:val="center"/>
              <w:rPr>
                <w:rFonts w:cs="Times New Roman"/>
                <w:kern w:val="0"/>
                <w:szCs w:val="21"/>
                <w:lang w:bidi="ar"/>
              </w:rPr>
            </w:pPr>
            <w:r>
              <w:rPr>
                <w:kern w:val="0"/>
                <w:szCs w:val="21"/>
                <w:lang w:bidi="ar"/>
              </w:rPr>
              <w:t>71.50</w:t>
            </w:r>
            <w:r>
              <w:rPr>
                <w:rFonts w:cs="Times New Roman" w:hint="eastAsia"/>
                <w:kern w:val="0"/>
                <w:szCs w:val="21"/>
                <w:lang w:bidi="ar"/>
              </w:rPr>
              <w:t>±</w:t>
            </w:r>
            <w:r>
              <w:rPr>
                <w:rFonts w:cs="Times New Roman"/>
                <w:kern w:val="0"/>
                <w:szCs w:val="21"/>
                <w:lang w:bidi="ar"/>
              </w:rPr>
              <w:t>6.71</w:t>
            </w:r>
          </w:p>
        </w:tc>
      </w:tr>
      <w:tr w:rsidR="00D64B68" w14:paraId="3C2FD3D5" w14:textId="77777777">
        <w:trPr>
          <w:trHeight w:val="309"/>
          <w:jc w:val="center"/>
        </w:trPr>
        <w:tc>
          <w:tcPr>
            <w:tcW w:w="2562" w:type="pct"/>
            <w:tcBorders>
              <w:top w:val="nil"/>
              <w:bottom w:val="nil"/>
            </w:tcBorders>
          </w:tcPr>
          <w:p w14:paraId="409B1BDF"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听觉</w:t>
            </w:r>
          </w:p>
        </w:tc>
        <w:tc>
          <w:tcPr>
            <w:tcW w:w="2438" w:type="pct"/>
            <w:tcBorders>
              <w:top w:val="nil"/>
              <w:bottom w:val="nil"/>
            </w:tcBorders>
          </w:tcPr>
          <w:p w14:paraId="19891D25" w14:textId="77777777" w:rsidR="00D64B68" w:rsidRDefault="000A1BC9">
            <w:pPr>
              <w:widowControl/>
              <w:ind w:firstLine="420"/>
              <w:jc w:val="center"/>
              <w:rPr>
                <w:rFonts w:cs="Times New Roman"/>
                <w:kern w:val="0"/>
                <w:szCs w:val="21"/>
                <w:lang w:bidi="ar"/>
              </w:rPr>
            </w:pPr>
            <w:r>
              <w:rPr>
                <w:kern w:val="0"/>
                <w:szCs w:val="21"/>
                <w:lang w:bidi="ar"/>
              </w:rPr>
              <w:t>61.50</w:t>
            </w:r>
            <w:r>
              <w:rPr>
                <w:rFonts w:cs="Times New Roman" w:hint="eastAsia"/>
                <w:kern w:val="0"/>
                <w:szCs w:val="21"/>
                <w:lang w:bidi="ar"/>
              </w:rPr>
              <w:t>±</w:t>
            </w:r>
            <w:r>
              <w:rPr>
                <w:rFonts w:cs="Times New Roman"/>
                <w:kern w:val="0"/>
                <w:szCs w:val="21"/>
                <w:lang w:bidi="ar"/>
              </w:rPr>
              <w:t>7.45</w:t>
            </w:r>
          </w:p>
        </w:tc>
      </w:tr>
      <w:tr w:rsidR="00D64B68" w14:paraId="2E628B6E" w14:textId="77777777">
        <w:trPr>
          <w:trHeight w:val="368"/>
          <w:jc w:val="center"/>
        </w:trPr>
        <w:tc>
          <w:tcPr>
            <w:tcW w:w="2562" w:type="pct"/>
            <w:tcBorders>
              <w:top w:val="nil"/>
            </w:tcBorders>
          </w:tcPr>
          <w:p w14:paraId="11DE5F7C"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听觉</w:t>
            </w:r>
            <w:r>
              <w:rPr>
                <w:kern w:val="0"/>
                <w:szCs w:val="21"/>
                <w:lang w:bidi="ar"/>
              </w:rPr>
              <w:t>*</w:t>
            </w:r>
            <w:r>
              <w:rPr>
                <w:rFonts w:hint="eastAsia"/>
                <w:kern w:val="0"/>
                <w:szCs w:val="21"/>
                <w:lang w:bidi="ar"/>
              </w:rPr>
              <w:t>触觉</w:t>
            </w:r>
          </w:p>
        </w:tc>
        <w:tc>
          <w:tcPr>
            <w:tcW w:w="2438" w:type="pct"/>
            <w:tcBorders>
              <w:top w:val="nil"/>
            </w:tcBorders>
          </w:tcPr>
          <w:p w14:paraId="1B01C801" w14:textId="77777777" w:rsidR="00D64B68" w:rsidRDefault="000A1BC9">
            <w:pPr>
              <w:widowControl/>
              <w:ind w:firstLine="420"/>
              <w:jc w:val="center"/>
              <w:rPr>
                <w:rFonts w:cs="Times New Roman"/>
                <w:kern w:val="0"/>
                <w:szCs w:val="21"/>
                <w:lang w:bidi="ar"/>
              </w:rPr>
            </w:pPr>
            <w:r>
              <w:rPr>
                <w:kern w:val="0"/>
                <w:szCs w:val="21"/>
                <w:lang w:bidi="ar"/>
              </w:rPr>
              <w:t>86.00</w:t>
            </w:r>
            <w:r>
              <w:rPr>
                <w:rFonts w:cs="Times New Roman" w:hint="eastAsia"/>
                <w:kern w:val="0"/>
                <w:szCs w:val="21"/>
                <w:lang w:bidi="ar"/>
              </w:rPr>
              <w:t>±</w:t>
            </w:r>
            <w:r>
              <w:rPr>
                <w:rFonts w:cs="Times New Roman"/>
                <w:kern w:val="0"/>
                <w:szCs w:val="21"/>
                <w:lang w:bidi="ar"/>
              </w:rPr>
              <w:t>8.21</w:t>
            </w:r>
          </w:p>
        </w:tc>
      </w:tr>
    </w:tbl>
    <w:p w14:paraId="158BD63A" w14:textId="77777777" w:rsidR="00D64B68" w:rsidRDefault="00D64B68">
      <w:pPr>
        <w:ind w:firstLine="420"/>
        <w:jc w:val="left"/>
      </w:pPr>
    </w:p>
    <w:p w14:paraId="30A62BB0" w14:textId="77777777" w:rsidR="00D64B68" w:rsidRDefault="008256EB">
      <w:pPr>
        <w:ind w:firstLine="420"/>
        <w:jc w:val="center"/>
      </w:pPr>
      <w:r>
        <w:pict w14:anchorId="4DB22C49">
          <v:shape id="_x0000_i1039" type="#_x0000_t75" style="width:245.25pt;height:146.25pt">
            <v:imagedata r:id="rId27" o:title=""/>
          </v:shape>
        </w:pict>
      </w:r>
    </w:p>
    <w:p w14:paraId="71E6D6C0" w14:textId="77777777" w:rsidR="00D64B68" w:rsidRDefault="000A1BC9">
      <w:pPr>
        <w:ind w:firstLine="420"/>
        <w:jc w:val="center"/>
      </w:pPr>
      <w:r>
        <w:rPr>
          <w:rFonts w:hint="eastAsia"/>
        </w:rPr>
        <w:t>图</w:t>
      </w:r>
      <w:r>
        <w:rPr>
          <w:rFonts w:hint="eastAsia"/>
        </w:rPr>
        <w:t>1</w:t>
      </w:r>
      <w:r>
        <w:t xml:space="preserve">1 </w:t>
      </w:r>
      <w:r>
        <w:rPr>
          <w:rFonts w:hint="eastAsia"/>
        </w:rPr>
        <w:t>视觉和触觉因素对盲文学习效果的影响</w:t>
      </w:r>
      <w:r>
        <w:rPr>
          <w:rFonts w:hint="eastAsia"/>
        </w:rPr>
        <w:t>(</w:t>
      </w:r>
      <w:r>
        <w:rPr>
          <w:rFonts w:hint="eastAsia"/>
        </w:rPr>
        <w:t>听觉学习为对照组</w:t>
      </w:r>
      <w:r>
        <w:rPr>
          <w:rFonts w:hint="eastAsia"/>
        </w:rPr>
        <w:t>)</w:t>
      </w:r>
    </w:p>
    <w:p w14:paraId="3FC97F75" w14:textId="77777777" w:rsidR="00D64B68" w:rsidRDefault="008256EB">
      <w:pPr>
        <w:ind w:firstLine="420"/>
        <w:jc w:val="center"/>
      </w:pPr>
      <w:r>
        <w:lastRenderedPageBreak/>
        <w:pict w14:anchorId="4759C157">
          <v:shape id="_x0000_i1040" type="#_x0000_t75" style="width:249.75pt;height:151.9pt">
            <v:imagedata r:id="rId28" o:title=""/>
          </v:shape>
        </w:pict>
      </w:r>
    </w:p>
    <w:p w14:paraId="302B8126" w14:textId="77777777" w:rsidR="00D64B68" w:rsidRDefault="000A1BC9">
      <w:pPr>
        <w:ind w:firstLine="420"/>
        <w:jc w:val="center"/>
      </w:pPr>
      <w:r>
        <w:rPr>
          <w:rFonts w:hint="eastAsia"/>
        </w:rPr>
        <w:t>图</w:t>
      </w:r>
      <w:r>
        <w:rPr>
          <w:rFonts w:hint="eastAsia"/>
        </w:rPr>
        <w:t>1</w:t>
      </w:r>
      <w:r>
        <w:t xml:space="preserve">2 </w:t>
      </w:r>
      <w:r>
        <w:rPr>
          <w:rFonts w:hint="eastAsia"/>
        </w:rPr>
        <w:t>听觉和触觉因素对盲文学习效果的影响</w:t>
      </w:r>
      <w:r>
        <w:rPr>
          <w:rFonts w:hint="eastAsia"/>
        </w:rPr>
        <w:t>(</w:t>
      </w:r>
      <w:r>
        <w:rPr>
          <w:rFonts w:hint="eastAsia"/>
        </w:rPr>
        <w:t>视觉学习为对照组</w:t>
      </w:r>
      <w:r>
        <w:rPr>
          <w:rFonts w:hint="eastAsia"/>
        </w:rPr>
        <w:t>)</w:t>
      </w:r>
    </w:p>
    <w:p w14:paraId="100659E3" w14:textId="77777777" w:rsidR="00D64B68" w:rsidRDefault="000A1BC9">
      <w:pPr>
        <w:ind w:firstLine="420"/>
      </w:pPr>
      <w:r>
        <w:rPr>
          <w:rFonts w:hint="eastAsia"/>
        </w:rPr>
        <w:t>上述实验结果表明：</w:t>
      </w:r>
      <w:r>
        <w:rPr>
          <w:rFonts w:hint="eastAsia"/>
        </w:rPr>
        <w:t xml:space="preserve">(1) </w:t>
      </w:r>
      <w:r>
        <w:rPr>
          <w:rFonts w:hint="eastAsia"/>
        </w:rPr>
        <w:t>在听觉刺激学习条件下，加入视觉刺激和触觉刺激都对盲文学习效果产生促进作用，其中，视觉刺激对盲文学习效果的提升更多；</w:t>
      </w:r>
      <w:r>
        <w:rPr>
          <w:rFonts w:hint="eastAsia"/>
        </w:rPr>
        <w:t xml:space="preserve">(2) </w:t>
      </w:r>
      <w:r>
        <w:rPr>
          <w:rFonts w:hint="eastAsia"/>
        </w:rPr>
        <w:t>在视觉刺激学习条件下，加入听觉刺激和触觉刺激都对盲文学习的效果产生促进作用，其中，触觉刺激对盲文学习效果的提升更多；</w:t>
      </w:r>
      <w:r>
        <w:rPr>
          <w:rFonts w:hint="eastAsia"/>
        </w:rPr>
        <w:t xml:space="preserve">(3) </w:t>
      </w:r>
      <w:r>
        <w:rPr>
          <w:rFonts w:hint="eastAsia"/>
        </w:rPr>
        <w:t>在视觉刺激、听觉刺激和触觉刺激的共同作用下，盲文学习效果的提升最好。</w:t>
      </w:r>
    </w:p>
    <w:p w14:paraId="5EB30D17" w14:textId="77777777" w:rsidR="00D64B68" w:rsidRDefault="000A1BC9">
      <w:pPr>
        <w:pStyle w:val="1"/>
      </w:pPr>
      <w:r>
        <w:rPr>
          <w:rFonts w:hint="eastAsia"/>
        </w:rPr>
        <w:t>总结</w:t>
      </w:r>
    </w:p>
    <w:p w14:paraId="160A0AF8" w14:textId="77777777" w:rsidR="00D64B68" w:rsidRDefault="000A1BC9">
      <w:pPr>
        <w:ind w:firstLine="420"/>
        <w:rPr>
          <w:rFonts w:cs="Times New Roman"/>
          <w:szCs w:val="21"/>
        </w:rPr>
      </w:pPr>
      <w:r>
        <w:rPr>
          <w:rFonts w:cs="Times New Roman" w:hint="eastAsia"/>
          <w:szCs w:val="21"/>
        </w:rPr>
        <w:t>本文提出了</w:t>
      </w:r>
      <w:r>
        <w:rPr>
          <w:rFonts w:asciiTheme="minorHAnsi" w:hAnsiTheme="minorHAnsi" w:cs="Times New Roman" w:hint="eastAsia"/>
          <w:szCs w:val="21"/>
        </w:rPr>
        <w:t>一种多感知信息匹配算法，能够输出</w:t>
      </w:r>
      <w:del w:id="100" w:author="杨文珍" w:date="2020-12-10T23:02:00Z">
        <w:r>
          <w:rPr>
            <w:rFonts w:asciiTheme="minorHAnsi" w:hAnsiTheme="minorHAnsi" w:cs="Times New Roman" w:hint="eastAsia"/>
            <w:szCs w:val="21"/>
          </w:rPr>
          <w:delText>内容相同的</w:delText>
        </w:r>
      </w:del>
      <w:r>
        <w:rPr>
          <w:rFonts w:asciiTheme="minorHAnsi" w:hAnsiTheme="minorHAnsi" w:cs="Times New Roman" w:hint="eastAsia"/>
          <w:szCs w:val="21"/>
        </w:rPr>
        <w:t>文字、声音和盲文点位</w:t>
      </w:r>
      <w:ins w:id="101" w:author="杨文珍" w:date="2020-12-10T23:02:00Z">
        <w:r>
          <w:rPr>
            <w:rFonts w:asciiTheme="minorHAnsi" w:hAnsiTheme="minorHAnsi" w:cs="Times New Roman" w:hint="eastAsia"/>
            <w:szCs w:val="21"/>
          </w:rPr>
          <w:t>内容相同的</w:t>
        </w:r>
      </w:ins>
      <w:r>
        <w:rPr>
          <w:rFonts w:asciiTheme="minorHAnsi" w:hAnsiTheme="minorHAnsi" w:cs="Times New Roman" w:hint="eastAsia"/>
          <w:szCs w:val="21"/>
        </w:rPr>
        <w:t>信息。多感知</w:t>
      </w:r>
      <w:del w:id="102" w:author="杨文珍" w:date="2020-12-10T23:02:00Z">
        <w:r>
          <w:rPr>
            <w:rFonts w:asciiTheme="minorHAnsi" w:hAnsiTheme="minorHAnsi" w:cs="Times New Roman"/>
            <w:szCs w:val="21"/>
          </w:rPr>
          <w:delText>的</w:delText>
        </w:r>
      </w:del>
      <w:ins w:id="103" w:author="杨文珍" w:date="2020-12-10T23:02:00Z">
        <w:r>
          <w:rPr>
            <w:rFonts w:asciiTheme="minorHAnsi" w:hAnsiTheme="minorHAnsi" w:cs="Times New Roman" w:hint="eastAsia"/>
            <w:szCs w:val="21"/>
          </w:rPr>
          <w:t>通道的</w:t>
        </w:r>
      </w:ins>
      <w:r>
        <w:rPr>
          <w:rFonts w:asciiTheme="minorHAnsi" w:hAnsiTheme="minorHAnsi" w:cs="Times New Roman" w:hint="eastAsia"/>
          <w:szCs w:val="21"/>
        </w:rPr>
        <w:t>盲文学习机可以</w:t>
      </w:r>
      <w:r>
        <w:rPr>
          <w:rFonts w:cs="Times New Roman" w:hint="eastAsia"/>
          <w:szCs w:val="21"/>
        </w:rPr>
        <w:t>同步</w:t>
      </w:r>
      <w:r>
        <w:rPr>
          <w:rFonts w:asciiTheme="minorHAnsi" w:hAnsiTheme="minorHAnsi" w:cs="Times New Roman" w:hint="eastAsia"/>
          <w:szCs w:val="21"/>
        </w:rPr>
        <w:t>提供视觉</w:t>
      </w:r>
      <w:r>
        <w:rPr>
          <w:rFonts w:cs="Times New Roman" w:hint="eastAsia"/>
          <w:szCs w:val="21"/>
        </w:rPr>
        <w:t>、听觉和触觉的刺激，辅助</w:t>
      </w:r>
      <w:r>
        <w:rPr>
          <w:rFonts w:asciiTheme="minorHAnsi" w:hAnsiTheme="minorHAnsi" w:cs="Times New Roman" w:hint="eastAsia"/>
          <w:szCs w:val="21"/>
        </w:rPr>
        <w:t>视障人士高效且无障碍的学习盲文。</w:t>
      </w:r>
    </w:p>
    <w:p w14:paraId="1A5376E1" w14:textId="77777777" w:rsidR="00D64B68" w:rsidRDefault="000A1BC9">
      <w:pPr>
        <w:ind w:firstLine="420"/>
      </w:pPr>
      <w:r>
        <w:rPr>
          <w:rFonts w:asciiTheme="minorHAnsi" w:hAnsiTheme="minorHAnsi" w:cs="Times New Roman" w:hint="eastAsia"/>
          <w:szCs w:val="21"/>
        </w:rPr>
        <w:t>对于</w:t>
      </w:r>
      <w:r>
        <w:rPr>
          <w:rFonts w:cs="Times New Roman"/>
          <w:szCs w:val="21"/>
        </w:rPr>
        <w:t>视力残余</w:t>
      </w:r>
      <w:r>
        <w:rPr>
          <w:rFonts w:hint="eastAsia"/>
        </w:rPr>
        <w:t>人士，在盲文学习过程中，加入</w:t>
      </w:r>
      <w:r>
        <w:rPr>
          <w:rFonts w:cs="Times New Roman"/>
          <w:szCs w:val="21"/>
        </w:rPr>
        <w:t>视觉刺激</w:t>
      </w:r>
      <w:r>
        <w:rPr>
          <w:rFonts w:cs="Times New Roman" w:hint="eastAsia"/>
          <w:szCs w:val="21"/>
        </w:rPr>
        <w:t>，比如，特大号字体显示盲文点位，是很有必要的，可以显著提升他们的盲文学习效率。</w:t>
      </w:r>
      <w:r>
        <w:rPr>
          <w:rFonts w:asciiTheme="minorHAnsi" w:hAnsiTheme="minorHAnsi" w:cs="Times New Roman" w:hint="eastAsia"/>
          <w:szCs w:val="21"/>
        </w:rPr>
        <w:t>然而，对于只能</w:t>
      </w:r>
      <w:r>
        <w:rPr>
          <w:rFonts w:hint="eastAsia"/>
        </w:rPr>
        <w:t>依靠听觉和触觉的</w:t>
      </w:r>
      <w:r>
        <w:rPr>
          <w:rFonts w:asciiTheme="minorHAnsi" w:hAnsiTheme="minorHAnsi" w:cs="Times New Roman" w:hint="eastAsia"/>
          <w:szCs w:val="21"/>
        </w:rPr>
        <w:t>全盲</w:t>
      </w:r>
      <w:r>
        <w:rPr>
          <w:rFonts w:hint="eastAsia"/>
        </w:rPr>
        <w:t>人士，学习盲文并不是一件容易的事，需要较长时间的学习和反复强化训练。</w:t>
      </w:r>
      <w:r>
        <w:rPr>
          <w:rFonts w:cs="Times New Roman" w:hint="eastAsia"/>
          <w:szCs w:val="21"/>
        </w:rPr>
        <w:t>不幸的是，</w:t>
      </w:r>
      <w:r>
        <w:rPr>
          <w:rFonts w:hint="eastAsia"/>
        </w:rPr>
        <w:t>仅在</w:t>
      </w:r>
      <w:r>
        <w:t>听觉刺激</w:t>
      </w:r>
      <w:r>
        <w:rPr>
          <w:rFonts w:hint="eastAsia"/>
        </w:rPr>
        <w:t>下，盲文学习效率是很低的，人们很难学会盲文，因此，语音</w:t>
      </w:r>
      <w:r>
        <w:rPr>
          <w:rFonts w:hint="eastAsia"/>
        </w:rPr>
        <w:t>APP</w:t>
      </w:r>
      <w:r>
        <w:rPr>
          <w:rFonts w:hint="eastAsia"/>
        </w:rPr>
        <w:t>学习盲文的方法，近似于安慰剂，并无多大实效。</w:t>
      </w:r>
    </w:p>
    <w:p w14:paraId="0F0464B7" w14:textId="77777777" w:rsidR="00D64B68" w:rsidRDefault="000A1BC9">
      <w:pPr>
        <w:ind w:firstLine="420"/>
        <w:rPr>
          <w:rFonts w:cs="Times New Roman"/>
          <w:szCs w:val="21"/>
        </w:rPr>
      </w:pPr>
      <w:r>
        <w:rPr>
          <w:rFonts w:cs="Times New Roman" w:hint="eastAsia"/>
          <w:szCs w:val="21"/>
        </w:rPr>
        <w:t>经过短期记忆的实验研究，本文提出的视听触同步刺激的数字化盲文学习方法，可以有效提高盲文学习效率，但是，有必要进一步探究此学习方式对于盲文学习长期记忆的影响。</w:t>
      </w:r>
    </w:p>
    <w:p w14:paraId="36988531" w14:textId="77777777" w:rsidR="00D64B68" w:rsidRDefault="00D64B68">
      <w:pPr>
        <w:ind w:firstLineChars="0" w:firstLine="0"/>
        <w:rPr>
          <w:rFonts w:cs="Times New Roman"/>
          <w:szCs w:val="21"/>
        </w:rPr>
      </w:pPr>
    </w:p>
    <w:p w14:paraId="143A71EF" w14:textId="77777777" w:rsidR="00D64B68" w:rsidRDefault="000A1BC9">
      <w:pPr>
        <w:ind w:firstLineChars="0" w:firstLine="0"/>
        <w:rPr>
          <w:rFonts w:eastAsia="黑体" w:cs="Times New Roman"/>
          <w:sz w:val="28"/>
          <w:szCs w:val="28"/>
        </w:rPr>
      </w:pPr>
      <w:r>
        <w:rPr>
          <w:rFonts w:eastAsia="黑体" w:cs="Times New Roman" w:hint="eastAsia"/>
          <w:szCs w:val="21"/>
        </w:rPr>
        <w:t>致谢</w:t>
      </w:r>
    </w:p>
    <w:p w14:paraId="21319C18" w14:textId="77777777" w:rsidR="00D64B68" w:rsidRDefault="000A1BC9">
      <w:pPr>
        <w:ind w:firstLine="420"/>
      </w:pPr>
      <w:r>
        <w:rPr>
          <w:rFonts w:hint="eastAsia"/>
        </w:rPr>
        <w:t>本研究工作受国家重点研发计划</w:t>
      </w:r>
      <w:r>
        <w:rPr>
          <w:rFonts w:hint="eastAsia"/>
        </w:rPr>
        <w:t xml:space="preserve"> (No.2018YFB1004901)</w:t>
      </w:r>
      <w:r>
        <w:rPr>
          <w:rFonts w:hint="eastAsia"/>
        </w:rPr>
        <w:t>，浙江省自然科学基金</w:t>
      </w:r>
      <w:r>
        <w:rPr>
          <w:rFonts w:hint="eastAsia"/>
        </w:rPr>
        <w:t xml:space="preserve"> (No.LY20F020019</w:t>
      </w:r>
      <w:r>
        <w:rPr>
          <w:rFonts w:hint="eastAsia"/>
        </w:rPr>
        <w:t>，</w:t>
      </w:r>
      <w:r>
        <w:rPr>
          <w:rFonts w:hint="eastAsia"/>
        </w:rPr>
        <w:t>No.LQ19F020012</w:t>
      </w:r>
      <w:r>
        <w:rPr>
          <w:rFonts w:hint="eastAsia"/>
        </w:rPr>
        <w:t>，</w:t>
      </w:r>
      <w:r>
        <w:rPr>
          <w:rFonts w:hint="eastAsia"/>
        </w:rPr>
        <w:t>No.LQ20F020001)</w:t>
      </w:r>
      <w:r>
        <w:rPr>
          <w:rFonts w:hint="eastAsia"/>
        </w:rPr>
        <w:t>，浙江省基础公益研究计划</w:t>
      </w:r>
      <w:r>
        <w:rPr>
          <w:rFonts w:hint="eastAsia"/>
        </w:rPr>
        <w:t xml:space="preserve"> (No.LGF19E050005)</w:t>
      </w:r>
      <w:r>
        <w:rPr>
          <w:rFonts w:hint="eastAsia"/>
        </w:rPr>
        <w:t>和之江实验室重点研发项目</w:t>
      </w:r>
      <w:r>
        <w:rPr>
          <w:rFonts w:hint="eastAsia"/>
        </w:rPr>
        <w:t xml:space="preserve"> (No.2019MC0AD01) </w:t>
      </w:r>
      <w:r>
        <w:rPr>
          <w:rFonts w:hint="eastAsia"/>
        </w:rPr>
        <w:t>资助</w:t>
      </w:r>
    </w:p>
    <w:p w14:paraId="073DF606" w14:textId="77777777" w:rsidR="00D64B68" w:rsidRDefault="000A1BC9">
      <w:pPr>
        <w:pStyle w:val="1"/>
        <w:numPr>
          <w:ilvl w:val="0"/>
          <w:numId w:val="0"/>
        </w:numPr>
      </w:pPr>
      <w:bookmarkStart w:id="104" w:name="_Toc54466279"/>
      <w:r>
        <w:rPr>
          <w:rFonts w:hint="eastAsia"/>
        </w:rPr>
        <w:t>参考文献</w:t>
      </w:r>
      <w:bookmarkEnd w:id="104"/>
    </w:p>
    <w:p w14:paraId="6F140B95" w14:textId="77777777" w:rsidR="00D64B68" w:rsidRDefault="000A1BC9">
      <w:pPr>
        <w:pStyle w:val="af"/>
        <w:numPr>
          <w:ilvl w:val="0"/>
          <w:numId w:val="9"/>
        </w:numPr>
        <w:ind w:left="426" w:firstLineChars="0"/>
        <w:rPr>
          <w:rFonts w:cs="Times New Roman"/>
          <w:szCs w:val="21"/>
        </w:rPr>
      </w:pPr>
      <w:bookmarkStart w:id="105" w:name="_Ref56415354"/>
      <w:bookmarkStart w:id="106" w:name="_Ref53673965"/>
      <w:r>
        <w:t>World Health Organization. Global data on visual impairments 2010[J]. Geneva: WHO, 2012: 1-5.</w:t>
      </w:r>
      <w:bookmarkEnd w:id="105"/>
      <w:r>
        <w:rPr>
          <w:rFonts w:cs="Times New Roman"/>
          <w:szCs w:val="21"/>
        </w:rPr>
        <w:t xml:space="preserve"> </w:t>
      </w:r>
      <w:bookmarkEnd w:id="106"/>
    </w:p>
    <w:p w14:paraId="6F0D574D" w14:textId="77777777" w:rsidR="00D64B68" w:rsidRDefault="000A1BC9">
      <w:pPr>
        <w:pStyle w:val="af"/>
        <w:numPr>
          <w:ilvl w:val="0"/>
          <w:numId w:val="9"/>
        </w:numPr>
        <w:ind w:firstLineChars="0"/>
        <w:rPr>
          <w:rFonts w:cs="Times New Roman"/>
          <w:szCs w:val="21"/>
        </w:rPr>
      </w:pPr>
      <w:bookmarkStart w:id="107" w:name="_Ref54774179"/>
      <w:r>
        <w:rPr>
          <w:rFonts w:cs="Times New Roman"/>
          <w:szCs w:val="21"/>
        </w:rPr>
        <w:t>Bourne R R A, Flaxman S R, Braithwaite T, et al. Magnitude, temporal trends, and projections of the global prevalence of blindness and distance and near vision impairment: a systematic review and meta-analysis</w:t>
      </w:r>
      <w:ins w:id="108" w:author="杨文珍" w:date="2020-12-10T23:04:00Z">
        <w:r>
          <w:rPr>
            <w:rFonts w:cs="Times New Roman" w:hint="eastAsia"/>
            <w:szCs w:val="21"/>
          </w:rPr>
          <w:t xml:space="preserve"> </w:t>
        </w:r>
      </w:ins>
      <w:r>
        <w:rPr>
          <w:rFonts w:cs="Times New Roman"/>
          <w:szCs w:val="21"/>
        </w:rPr>
        <w:t>[J]. The Lancet Global Health, 2017, 5(9): e888-e897.</w:t>
      </w:r>
      <w:bookmarkStart w:id="109" w:name="_Ref53674768"/>
      <w:bookmarkEnd w:id="107"/>
    </w:p>
    <w:p w14:paraId="6DDB0EB2" w14:textId="77777777" w:rsidR="00D64B68" w:rsidRDefault="000A1BC9">
      <w:pPr>
        <w:pStyle w:val="af"/>
        <w:numPr>
          <w:ilvl w:val="0"/>
          <w:numId w:val="9"/>
        </w:numPr>
        <w:ind w:firstLineChars="0"/>
        <w:rPr>
          <w:rFonts w:cs="Times New Roman"/>
          <w:szCs w:val="21"/>
        </w:rPr>
      </w:pPr>
      <w:bookmarkStart w:id="110" w:name="_Ref56415125"/>
      <w:r>
        <w:t>Mangold S S. Tactile Perception and Braille Letter Recognition: Effects of Developmental Teaching[J]. Journal of Visual Impairment and Blindness, 1978, 72(7): 259-66.</w:t>
      </w:r>
      <w:bookmarkEnd w:id="109"/>
      <w:bookmarkEnd w:id="110"/>
    </w:p>
    <w:p w14:paraId="07CFA7E5" w14:textId="77777777" w:rsidR="00D64B68" w:rsidRDefault="000A1BC9">
      <w:pPr>
        <w:pStyle w:val="af"/>
        <w:widowControl/>
        <w:numPr>
          <w:ilvl w:val="0"/>
          <w:numId w:val="9"/>
        </w:numPr>
        <w:ind w:firstLineChars="0"/>
        <w:rPr>
          <w:rFonts w:cs="Times New Roman"/>
          <w:kern w:val="0"/>
          <w:szCs w:val="21"/>
        </w:rPr>
      </w:pPr>
      <w:bookmarkStart w:id="111" w:name="_Ref56415131"/>
      <w:r>
        <w:rPr>
          <w:rFonts w:cs="Times New Roman"/>
          <w:kern w:val="0"/>
          <w:szCs w:val="21"/>
        </w:rPr>
        <w:t>Crawford S, Elliott R T. Analysis of phonemes, graphemes, onset-rimes, and words with braille-learning children</w:t>
      </w:r>
      <w:ins w:id="112" w:author="杨文珍" w:date="2020-12-10T23:04:00Z">
        <w:r>
          <w:rPr>
            <w:rFonts w:cs="Times New Roman" w:hint="eastAsia"/>
            <w:kern w:val="0"/>
            <w:szCs w:val="21"/>
          </w:rPr>
          <w:t xml:space="preserve"> </w:t>
        </w:r>
      </w:ins>
      <w:r>
        <w:rPr>
          <w:rFonts w:cs="Times New Roman"/>
          <w:kern w:val="0"/>
          <w:szCs w:val="21"/>
        </w:rPr>
        <w:t>[J]. Journal of Visual Impairment &amp; Blindness, 2007, 101(9): 534-544.</w:t>
      </w:r>
      <w:bookmarkEnd w:id="111"/>
    </w:p>
    <w:p w14:paraId="4468BEF4" w14:textId="77777777" w:rsidR="00D64B68" w:rsidRDefault="000A1BC9">
      <w:pPr>
        <w:pStyle w:val="af"/>
        <w:widowControl/>
        <w:numPr>
          <w:ilvl w:val="0"/>
          <w:numId w:val="9"/>
        </w:numPr>
        <w:ind w:firstLineChars="0"/>
        <w:rPr>
          <w:rFonts w:cs="Times New Roman"/>
          <w:kern w:val="0"/>
          <w:szCs w:val="21"/>
        </w:rPr>
      </w:pPr>
      <w:bookmarkStart w:id="113" w:name="_Ref56415138"/>
      <w:r>
        <w:rPr>
          <w:rFonts w:cs="Times New Roman"/>
          <w:kern w:val="0"/>
          <w:szCs w:val="21"/>
        </w:rPr>
        <w:t xml:space="preserve">Watanabe S, Haimes P, Baba T, et al. Braille </w:t>
      </w:r>
      <w:del w:id="114" w:author="杨文珍" w:date="2020-12-10T23:04:00Z">
        <w:r>
          <w:rPr>
            <w:rFonts w:cs="Times New Roman"/>
            <w:kern w:val="0"/>
            <w:szCs w:val="21"/>
          </w:rPr>
          <w:delText>P</w:delText>
        </w:r>
      </w:del>
      <w:ins w:id="115" w:author="杨文珍" w:date="2020-12-10T23:04:00Z">
        <w:r>
          <w:rPr>
            <w:rFonts w:cs="Times New Roman" w:hint="eastAsia"/>
            <w:kern w:val="0"/>
            <w:szCs w:val="21"/>
          </w:rPr>
          <w:t>p</w:t>
        </w:r>
      </w:ins>
      <w:r>
        <w:rPr>
          <w:rFonts w:cs="Times New Roman"/>
          <w:kern w:val="0"/>
          <w:szCs w:val="21"/>
        </w:rPr>
        <w:t xml:space="preserve">ad </w:t>
      </w:r>
      <w:del w:id="116" w:author="杨文珍" w:date="2020-12-10T23:04:00Z">
        <w:r>
          <w:rPr>
            <w:rFonts w:cs="Times New Roman"/>
            <w:kern w:val="0"/>
            <w:szCs w:val="21"/>
          </w:rPr>
          <w:delText>P</w:delText>
        </w:r>
      </w:del>
      <w:ins w:id="117" w:author="杨文珍" w:date="2020-12-10T23:04:00Z">
        <w:r>
          <w:rPr>
            <w:rFonts w:cs="Times New Roman" w:hint="eastAsia"/>
            <w:kern w:val="0"/>
            <w:szCs w:val="21"/>
          </w:rPr>
          <w:t>p</w:t>
        </w:r>
      </w:ins>
      <w:r>
        <w:rPr>
          <w:rFonts w:cs="Times New Roman"/>
          <w:kern w:val="0"/>
          <w:szCs w:val="21"/>
        </w:rPr>
        <w:t xml:space="preserve">roject: Proposal of a </w:t>
      </w:r>
      <w:del w:id="118" w:author="杨文珍" w:date="2020-12-10T23:04:00Z">
        <w:r>
          <w:rPr>
            <w:rFonts w:cs="Times New Roman"/>
            <w:kern w:val="0"/>
            <w:szCs w:val="21"/>
          </w:rPr>
          <w:delText>B</w:delText>
        </w:r>
      </w:del>
      <w:ins w:id="119" w:author="杨文珍" w:date="2020-12-10T23:04:00Z">
        <w:r>
          <w:rPr>
            <w:rFonts w:cs="Times New Roman" w:hint="eastAsia"/>
            <w:kern w:val="0"/>
            <w:szCs w:val="21"/>
          </w:rPr>
          <w:t>b</w:t>
        </w:r>
      </w:ins>
      <w:r>
        <w:rPr>
          <w:rFonts w:cs="Times New Roman"/>
          <w:kern w:val="0"/>
          <w:szCs w:val="21"/>
        </w:rPr>
        <w:t xml:space="preserve">raille </w:t>
      </w:r>
      <w:del w:id="120" w:author="杨文珍" w:date="2020-12-10T23:04:00Z">
        <w:r>
          <w:rPr>
            <w:rFonts w:cs="Times New Roman"/>
            <w:kern w:val="0"/>
            <w:szCs w:val="21"/>
          </w:rPr>
          <w:delText>E</w:delText>
        </w:r>
      </w:del>
      <w:ins w:id="121" w:author="杨文珍" w:date="2020-12-10T23:04:00Z">
        <w:r>
          <w:rPr>
            <w:rFonts w:cs="Times New Roman" w:hint="eastAsia"/>
            <w:kern w:val="0"/>
            <w:szCs w:val="21"/>
          </w:rPr>
          <w:t>e</w:t>
        </w:r>
      </w:ins>
      <w:r>
        <w:rPr>
          <w:rFonts w:cs="Times New Roman"/>
          <w:kern w:val="0"/>
          <w:szCs w:val="21"/>
        </w:rPr>
        <w:t xml:space="preserve">ducation </w:t>
      </w:r>
      <w:del w:id="122" w:author="杨文珍" w:date="2020-12-10T23:04:00Z">
        <w:r>
          <w:rPr>
            <w:rFonts w:cs="Times New Roman"/>
            <w:kern w:val="0"/>
            <w:szCs w:val="21"/>
          </w:rPr>
          <w:delText>S</w:delText>
        </w:r>
      </w:del>
      <w:ins w:id="123" w:author="杨文珍" w:date="2020-12-10T23:04:00Z">
        <w:r>
          <w:rPr>
            <w:rFonts w:cs="Times New Roman" w:hint="eastAsia"/>
            <w:kern w:val="0"/>
            <w:szCs w:val="21"/>
          </w:rPr>
          <w:t>s</w:t>
        </w:r>
      </w:ins>
      <w:r>
        <w:rPr>
          <w:rFonts w:cs="Times New Roman"/>
          <w:kern w:val="0"/>
          <w:szCs w:val="21"/>
        </w:rPr>
        <w:t xml:space="preserve">upport </w:t>
      </w:r>
      <w:del w:id="124" w:author="杨文珍" w:date="2020-12-10T23:04:00Z">
        <w:r>
          <w:rPr>
            <w:rFonts w:cs="Times New Roman"/>
            <w:kern w:val="0"/>
            <w:szCs w:val="21"/>
          </w:rPr>
          <w:delText>S</w:delText>
        </w:r>
      </w:del>
      <w:ins w:id="125" w:author="杨文珍" w:date="2020-12-10T23:04:00Z">
        <w:r>
          <w:rPr>
            <w:rFonts w:cs="Times New Roman" w:hint="eastAsia"/>
            <w:kern w:val="0"/>
            <w:szCs w:val="21"/>
          </w:rPr>
          <w:t>s</w:t>
        </w:r>
      </w:ins>
      <w:r>
        <w:rPr>
          <w:rFonts w:cs="Times New Roman"/>
          <w:kern w:val="0"/>
          <w:szCs w:val="21"/>
        </w:rPr>
        <w:t xml:space="preserve">ystem using a </w:t>
      </w:r>
      <w:del w:id="126" w:author="杨文珍" w:date="2020-12-10T23:04:00Z">
        <w:r>
          <w:rPr>
            <w:rFonts w:cs="Times New Roman"/>
            <w:kern w:val="0"/>
            <w:szCs w:val="21"/>
          </w:rPr>
          <w:delText>T</w:delText>
        </w:r>
      </w:del>
      <w:ins w:id="127" w:author="杨文珍" w:date="2020-12-10T23:04:00Z">
        <w:r>
          <w:rPr>
            <w:rFonts w:cs="Times New Roman" w:hint="eastAsia"/>
            <w:kern w:val="0"/>
            <w:szCs w:val="21"/>
          </w:rPr>
          <w:t>t</w:t>
        </w:r>
      </w:ins>
      <w:r>
        <w:rPr>
          <w:rFonts w:cs="Times New Roman"/>
          <w:kern w:val="0"/>
          <w:szCs w:val="21"/>
        </w:rPr>
        <w:t xml:space="preserve">ablet </w:t>
      </w:r>
      <w:del w:id="128" w:author="杨文珍" w:date="2020-12-10T23:04:00Z">
        <w:r>
          <w:rPr>
            <w:rFonts w:cs="Times New Roman"/>
            <w:kern w:val="0"/>
            <w:szCs w:val="21"/>
          </w:rPr>
          <w:delText>D</w:delText>
        </w:r>
      </w:del>
      <w:ins w:id="129" w:author="杨文珍" w:date="2020-12-10T23:04:00Z">
        <w:r>
          <w:rPr>
            <w:rFonts w:cs="Times New Roman" w:hint="eastAsia"/>
            <w:kern w:val="0"/>
            <w:szCs w:val="21"/>
          </w:rPr>
          <w:t>d</w:t>
        </w:r>
      </w:ins>
      <w:r>
        <w:rPr>
          <w:rFonts w:cs="Times New Roman"/>
          <w:kern w:val="0"/>
          <w:szCs w:val="21"/>
        </w:rPr>
        <w:t>evice</w:t>
      </w:r>
      <w:ins w:id="130" w:author="杨文珍" w:date="2020-12-10T23:04:00Z">
        <w:r>
          <w:rPr>
            <w:rFonts w:cs="Times New Roman" w:hint="eastAsia"/>
            <w:kern w:val="0"/>
            <w:szCs w:val="21"/>
          </w:rPr>
          <w:t xml:space="preserve"> </w:t>
        </w:r>
      </w:ins>
      <w:r>
        <w:rPr>
          <w:rFonts w:cs="Times New Roman"/>
          <w:kern w:val="0"/>
          <w:szCs w:val="21"/>
        </w:rPr>
        <w:t>[J]. International Journal of Asia Digital Art and Design Association, 2016, 20(2): 35-40.</w:t>
      </w:r>
      <w:bookmarkEnd w:id="113"/>
    </w:p>
    <w:p w14:paraId="01726A6A" w14:textId="77777777" w:rsidR="00D64B68" w:rsidRDefault="000A1BC9">
      <w:pPr>
        <w:pStyle w:val="af"/>
        <w:numPr>
          <w:ilvl w:val="0"/>
          <w:numId w:val="9"/>
        </w:numPr>
        <w:ind w:firstLineChars="0"/>
        <w:rPr>
          <w:rFonts w:cs="Times New Roman"/>
          <w:szCs w:val="21"/>
        </w:rPr>
      </w:pPr>
      <w:bookmarkStart w:id="131" w:name="_Ref56415145"/>
      <w:bookmarkStart w:id="132" w:name="_Ref53674236"/>
      <w:r>
        <w:rPr>
          <w:rFonts w:cs="Times New Roman"/>
          <w:szCs w:val="21"/>
        </w:rPr>
        <w:t>Rantala J, Raisamo R, Lylykangas J, et al. Methods for presenting braille characters on a mobile device with a touchscreen and tactile feedback</w:t>
      </w:r>
      <w:ins w:id="133" w:author="杨文珍" w:date="2020-12-10T23:04:00Z">
        <w:r>
          <w:rPr>
            <w:rFonts w:cs="Times New Roman" w:hint="eastAsia"/>
            <w:szCs w:val="21"/>
          </w:rPr>
          <w:t xml:space="preserve"> </w:t>
        </w:r>
      </w:ins>
      <w:r>
        <w:rPr>
          <w:rFonts w:cs="Times New Roman"/>
          <w:szCs w:val="21"/>
        </w:rPr>
        <w:t>[J]. IEEE Transactions on Haptics, 2009, 2(1): 28-39.</w:t>
      </w:r>
      <w:bookmarkEnd w:id="131"/>
      <w:r>
        <w:rPr>
          <w:rFonts w:cs="Times New Roman"/>
          <w:szCs w:val="21"/>
        </w:rPr>
        <w:t xml:space="preserve"> </w:t>
      </w:r>
      <w:bookmarkEnd w:id="132"/>
    </w:p>
    <w:p w14:paraId="1D691AD5" w14:textId="77777777" w:rsidR="00D64B68" w:rsidRDefault="000A1BC9">
      <w:pPr>
        <w:pStyle w:val="af"/>
        <w:numPr>
          <w:ilvl w:val="0"/>
          <w:numId w:val="9"/>
        </w:numPr>
        <w:ind w:firstLineChars="0"/>
        <w:rPr>
          <w:rFonts w:cs="Times New Roman"/>
          <w:szCs w:val="21"/>
        </w:rPr>
      </w:pPr>
      <w:bookmarkStart w:id="134" w:name="_Ref56415150"/>
      <w:bookmarkStart w:id="135" w:name="_Ref53674659"/>
      <w:r>
        <w:lastRenderedPageBreak/>
        <w:t xml:space="preserve">Matsuda Y, Isomura T, Sakuma I, et al. Finger </w:t>
      </w:r>
      <w:del w:id="136" w:author="杨文珍" w:date="2020-12-10T23:04:00Z">
        <w:r>
          <w:delText>B</w:delText>
        </w:r>
      </w:del>
      <w:ins w:id="137" w:author="杨文珍" w:date="2020-12-10T23:04:00Z">
        <w:r>
          <w:rPr>
            <w:rFonts w:hint="eastAsia"/>
          </w:rPr>
          <w:t>b</w:t>
        </w:r>
      </w:ins>
      <w:r>
        <w:t>raille teaching system for people who communicate with deafblind people</w:t>
      </w:r>
      <w:ins w:id="138" w:author="杨文珍" w:date="2020-12-10T23:04:00Z">
        <w:r>
          <w:rPr>
            <w:rFonts w:hint="eastAsia"/>
          </w:rPr>
          <w:t xml:space="preserve"> </w:t>
        </w:r>
      </w:ins>
      <w:r>
        <w:t>[C]//2007 International Conference on Mechatronics and Automation. IEEE, 2007: 3202-3207.</w:t>
      </w:r>
      <w:bookmarkEnd w:id="134"/>
      <w:r>
        <w:rPr>
          <w:rFonts w:cs="Times New Roman"/>
          <w:szCs w:val="21"/>
        </w:rPr>
        <w:t xml:space="preserve"> </w:t>
      </w:r>
      <w:bookmarkEnd w:id="135"/>
    </w:p>
    <w:p w14:paraId="64372B4E" w14:textId="77777777" w:rsidR="00D64B68" w:rsidRDefault="000A1BC9">
      <w:pPr>
        <w:pStyle w:val="af"/>
        <w:numPr>
          <w:ilvl w:val="0"/>
          <w:numId w:val="9"/>
        </w:numPr>
        <w:ind w:firstLineChars="0"/>
        <w:rPr>
          <w:rFonts w:cs="Times New Roman"/>
          <w:szCs w:val="21"/>
        </w:rPr>
      </w:pPr>
      <w:bookmarkStart w:id="139" w:name="_Ref54774187"/>
      <w:bookmarkStart w:id="140" w:name="_Ref53674712"/>
      <w:r>
        <w:t>Doi K, Nishimura T, Takei M, et al. Braille learning materials for Braille reading novices: experimental determination of dot code printing area for a pen-type interface read aloud function[J]. Universal Access in the Information Society, 2020: 1-12.</w:t>
      </w:r>
      <w:bookmarkEnd w:id="139"/>
      <w:bookmarkEnd w:id="140"/>
    </w:p>
    <w:p w14:paraId="33853115" w14:textId="77777777" w:rsidR="00D64B68" w:rsidRDefault="000A1BC9">
      <w:pPr>
        <w:pStyle w:val="af"/>
        <w:numPr>
          <w:ilvl w:val="0"/>
          <w:numId w:val="9"/>
        </w:numPr>
        <w:ind w:firstLineChars="0"/>
        <w:rPr>
          <w:rFonts w:cs="Times New Roman"/>
          <w:szCs w:val="21"/>
        </w:rPr>
      </w:pPr>
      <w:bookmarkStart w:id="141" w:name="_Ref56415165"/>
      <w:r>
        <w:t>蒋小艳</w:t>
      </w:r>
      <w:r>
        <w:t xml:space="preserve">, </w:t>
      </w:r>
      <w:r>
        <w:t>胡作进</w:t>
      </w:r>
      <w:r>
        <w:t xml:space="preserve">. </w:t>
      </w:r>
      <w:r>
        <w:t>基于电极刺激原理的盲文点显器的设计与实现</w:t>
      </w:r>
      <w:r>
        <w:t xml:space="preserve">[J]. </w:t>
      </w:r>
      <w:r>
        <w:t>计算机应用</w:t>
      </w:r>
      <w:r>
        <w:t>, 2014, 34(A01): 334-337.</w:t>
      </w:r>
      <w:bookmarkEnd w:id="141"/>
    </w:p>
    <w:p w14:paraId="17B8B76A" w14:textId="77777777" w:rsidR="00D64B68" w:rsidRDefault="000A1BC9">
      <w:pPr>
        <w:pStyle w:val="af"/>
        <w:numPr>
          <w:ilvl w:val="0"/>
          <w:numId w:val="9"/>
        </w:numPr>
        <w:ind w:firstLineChars="0"/>
        <w:rPr>
          <w:rFonts w:cs="Times New Roman"/>
          <w:szCs w:val="21"/>
        </w:rPr>
      </w:pPr>
      <w:bookmarkStart w:id="142" w:name="_Ref53675141"/>
      <w:r>
        <w:rPr>
          <w:rFonts w:cs="Times New Roman" w:hint="eastAsia"/>
          <w:szCs w:val="21"/>
        </w:rPr>
        <w:t>赵宇</w:t>
      </w:r>
      <w:r>
        <w:rPr>
          <w:rFonts w:cs="Times New Roman" w:hint="eastAsia"/>
          <w:szCs w:val="21"/>
        </w:rPr>
        <w:t xml:space="preserve">, </w:t>
      </w:r>
      <w:r>
        <w:rPr>
          <w:rFonts w:cs="Times New Roman" w:hint="eastAsia"/>
          <w:szCs w:val="21"/>
        </w:rPr>
        <w:t>茅于杭</w:t>
      </w:r>
      <w:r>
        <w:rPr>
          <w:rFonts w:cs="Times New Roman" w:hint="eastAsia"/>
          <w:szCs w:val="21"/>
        </w:rPr>
        <w:t xml:space="preserve">. </w:t>
      </w:r>
      <w:r>
        <w:rPr>
          <w:rFonts w:cs="Times New Roman" w:hint="eastAsia"/>
          <w:szCs w:val="21"/>
        </w:rPr>
        <w:t>盲人人机交互系统的特点和现状</w:t>
      </w:r>
      <w:r>
        <w:rPr>
          <w:rFonts w:cs="Times New Roman" w:hint="eastAsia"/>
          <w:szCs w:val="21"/>
        </w:rPr>
        <w:t xml:space="preserve">[J]. </w:t>
      </w:r>
      <w:r>
        <w:rPr>
          <w:rFonts w:cs="Times New Roman" w:hint="eastAsia"/>
          <w:szCs w:val="21"/>
        </w:rPr>
        <w:t>计算机应用</w:t>
      </w:r>
      <w:r>
        <w:rPr>
          <w:rFonts w:cs="Times New Roman" w:hint="eastAsia"/>
          <w:szCs w:val="21"/>
        </w:rPr>
        <w:t>, 2005, 25(10): 2224-2225.</w:t>
      </w:r>
      <w:bookmarkEnd w:id="142"/>
    </w:p>
    <w:p w14:paraId="24612D9C" w14:textId="77777777" w:rsidR="00D64B68" w:rsidRDefault="000A1BC9">
      <w:pPr>
        <w:pStyle w:val="af"/>
        <w:numPr>
          <w:ilvl w:val="0"/>
          <w:numId w:val="9"/>
        </w:numPr>
        <w:ind w:firstLineChars="0"/>
        <w:rPr>
          <w:rFonts w:cs="Times New Roman"/>
          <w:szCs w:val="21"/>
        </w:rPr>
      </w:pPr>
      <w:bookmarkStart w:id="143" w:name="_Ref56415179"/>
      <w:r>
        <w:rPr>
          <w:rFonts w:cs="Times New Roman"/>
          <w:szCs w:val="21"/>
        </w:rPr>
        <w:t>Toussaint K A, Tiger J H. Teaching early braille literacy skills within a stimulus equivalence paradigm to children with degenerative visual impairments[J]. Journal of Applied Behavior Analysis, 2010, 43(2): 181-194.</w:t>
      </w:r>
      <w:bookmarkEnd w:id="143"/>
    </w:p>
    <w:p w14:paraId="3F1F73D1" w14:textId="77777777" w:rsidR="00D64B68" w:rsidRDefault="000A1BC9">
      <w:pPr>
        <w:pStyle w:val="af"/>
        <w:numPr>
          <w:ilvl w:val="0"/>
          <w:numId w:val="9"/>
        </w:numPr>
        <w:ind w:firstLineChars="0"/>
        <w:rPr>
          <w:rFonts w:cs="Times New Roman"/>
          <w:szCs w:val="21"/>
        </w:rPr>
      </w:pPr>
      <w:bookmarkStart w:id="144" w:name="_Ref54777265"/>
      <w:bookmarkStart w:id="145" w:name="_Ref53734953"/>
      <w:r>
        <w:rPr>
          <w:rFonts w:cs="Times New Roman"/>
          <w:szCs w:val="21"/>
        </w:rPr>
        <w:t>Chen Z. Design and implementation of FATFS data exchange with multiple storage media based on single-chip microcomputer</w:t>
      </w:r>
      <w:ins w:id="146" w:author="杨文珍" w:date="2020-12-10T23:05:00Z">
        <w:r>
          <w:rPr>
            <w:rFonts w:cs="Times New Roman" w:hint="eastAsia"/>
            <w:szCs w:val="21"/>
          </w:rPr>
          <w:t xml:space="preserve"> </w:t>
        </w:r>
      </w:ins>
      <w:r>
        <w:rPr>
          <w:rFonts w:cs="Times New Roman"/>
          <w:szCs w:val="21"/>
        </w:rPr>
        <w:t>[C]//Journal of Physics: Conference Series. IOP Publishing, 2020, 1550(3): 032090.</w:t>
      </w:r>
      <w:bookmarkEnd w:id="144"/>
      <w:r>
        <w:rPr>
          <w:rFonts w:cs="Times New Roman"/>
          <w:szCs w:val="21"/>
        </w:rPr>
        <w:t xml:space="preserve"> </w:t>
      </w:r>
      <w:bookmarkEnd w:id="145"/>
    </w:p>
    <w:p w14:paraId="34AAF0F8" w14:textId="77777777" w:rsidR="00D64B68" w:rsidRDefault="000A1BC9">
      <w:pPr>
        <w:pStyle w:val="af"/>
        <w:numPr>
          <w:ilvl w:val="0"/>
          <w:numId w:val="9"/>
        </w:numPr>
        <w:ind w:firstLineChars="0"/>
        <w:rPr>
          <w:rFonts w:cs="Times New Roman"/>
          <w:szCs w:val="21"/>
        </w:rPr>
      </w:pPr>
      <w:bookmarkStart w:id="147" w:name="_Ref56415250"/>
      <w:r>
        <w:rPr>
          <w:rFonts w:cs="Times New Roman" w:hint="eastAsia"/>
          <w:szCs w:val="21"/>
        </w:rPr>
        <w:t>莫文</w:t>
      </w:r>
      <w:r>
        <w:rPr>
          <w:rFonts w:cs="Times New Roman" w:hint="eastAsia"/>
          <w:szCs w:val="21"/>
        </w:rPr>
        <w:t>.</w:t>
      </w:r>
      <w:r>
        <w:rPr>
          <w:rFonts w:cs="Times New Roman" w:hint="eastAsia"/>
          <w:szCs w:val="21"/>
        </w:rPr>
        <w:t>心理学实验中的各种效应及解决办法</w:t>
      </w:r>
      <w:r>
        <w:rPr>
          <w:rFonts w:cs="Times New Roman" w:hint="eastAsia"/>
          <w:szCs w:val="21"/>
        </w:rPr>
        <w:t>[J].</w:t>
      </w:r>
      <w:ins w:id="148" w:author="杨文珍" w:date="2020-12-10T23:05:00Z">
        <w:r>
          <w:rPr>
            <w:rFonts w:cs="Times New Roman" w:hint="eastAsia"/>
            <w:szCs w:val="21"/>
          </w:rPr>
          <w:t xml:space="preserve"> </w:t>
        </w:r>
      </w:ins>
      <w:r>
        <w:rPr>
          <w:rFonts w:cs="Times New Roman" w:hint="eastAsia"/>
          <w:szCs w:val="21"/>
        </w:rPr>
        <w:t>实验科学与技术</w:t>
      </w:r>
      <w:r>
        <w:rPr>
          <w:rFonts w:cs="Times New Roman" w:hint="eastAsia"/>
          <w:szCs w:val="21"/>
        </w:rPr>
        <w:t>,2008,6(06):118-121</w:t>
      </w:r>
      <w:bookmarkEnd w:id="147"/>
    </w:p>
    <w:p w14:paraId="1CEB1DFB" w14:textId="77777777" w:rsidR="00D64B68" w:rsidRDefault="000A1BC9">
      <w:pPr>
        <w:pStyle w:val="af"/>
        <w:numPr>
          <w:ilvl w:val="0"/>
          <w:numId w:val="9"/>
        </w:numPr>
        <w:ind w:firstLineChars="0"/>
        <w:rPr>
          <w:rFonts w:cs="Times New Roman"/>
          <w:szCs w:val="21"/>
        </w:rPr>
      </w:pPr>
      <w:bookmarkStart w:id="149" w:name="_Ref55808985"/>
      <w:r>
        <w:rPr>
          <w:rFonts w:cs="Times New Roman" w:hint="eastAsia"/>
          <w:szCs w:val="21"/>
        </w:rPr>
        <w:t>薛红莉</w:t>
      </w:r>
      <w:r>
        <w:rPr>
          <w:rFonts w:cs="Times New Roman" w:hint="eastAsia"/>
          <w:szCs w:val="21"/>
        </w:rPr>
        <w:t>,</w:t>
      </w:r>
      <w:r>
        <w:rPr>
          <w:rFonts w:cs="Times New Roman" w:hint="eastAsia"/>
          <w:szCs w:val="21"/>
        </w:rPr>
        <w:t>梅磊磊</w:t>
      </w:r>
      <w:r>
        <w:rPr>
          <w:rFonts w:cs="Times New Roman" w:hint="eastAsia"/>
          <w:szCs w:val="21"/>
        </w:rPr>
        <w:t>,</w:t>
      </w:r>
      <w:r>
        <w:rPr>
          <w:rFonts w:cs="Times New Roman" w:hint="eastAsia"/>
          <w:szCs w:val="21"/>
        </w:rPr>
        <w:t>薛贵</w:t>
      </w:r>
      <w:r>
        <w:rPr>
          <w:rFonts w:cs="Times New Roman" w:hint="eastAsia"/>
          <w:szCs w:val="21"/>
        </w:rPr>
        <w:t>,</w:t>
      </w:r>
      <w:r>
        <w:rPr>
          <w:rFonts w:cs="Times New Roman" w:hint="eastAsia"/>
          <w:szCs w:val="21"/>
        </w:rPr>
        <w:t>陈传升</w:t>
      </w:r>
      <w:r>
        <w:rPr>
          <w:rFonts w:cs="Times New Roman" w:hint="eastAsia"/>
          <w:szCs w:val="21"/>
        </w:rPr>
        <w:t>,</w:t>
      </w:r>
      <w:r>
        <w:rPr>
          <w:rFonts w:cs="Times New Roman" w:hint="eastAsia"/>
          <w:szCs w:val="21"/>
        </w:rPr>
        <w:t>董奇</w:t>
      </w:r>
      <w:r>
        <w:rPr>
          <w:rFonts w:cs="Times New Roman" w:hint="eastAsia"/>
          <w:szCs w:val="21"/>
        </w:rPr>
        <w:t>.</w:t>
      </w:r>
      <w:r>
        <w:rPr>
          <w:rFonts w:cs="Times New Roman" w:hint="eastAsia"/>
          <w:szCs w:val="21"/>
        </w:rPr>
        <w:t>学习方法对陌生语言字形学习的影响</w:t>
      </w:r>
      <w:r>
        <w:rPr>
          <w:rFonts w:cs="Times New Roman" w:hint="eastAsia"/>
          <w:szCs w:val="21"/>
        </w:rPr>
        <w:t>[J].</w:t>
      </w:r>
      <w:r>
        <w:rPr>
          <w:rFonts w:cs="Times New Roman" w:hint="eastAsia"/>
          <w:szCs w:val="21"/>
        </w:rPr>
        <w:t>心理科学</w:t>
      </w:r>
      <w:r>
        <w:rPr>
          <w:rFonts w:cs="Times New Roman" w:hint="eastAsia"/>
          <w:szCs w:val="21"/>
        </w:rPr>
        <w:t>,2017,40(05):1111-1116.</w:t>
      </w:r>
      <w:bookmarkEnd w:id="149"/>
    </w:p>
    <w:sectPr w:rsidR="00D64B68">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E78D0" w14:textId="77777777" w:rsidR="001906FB" w:rsidRDefault="001906FB">
      <w:pPr>
        <w:ind w:firstLine="420"/>
      </w:pPr>
      <w:r>
        <w:separator/>
      </w:r>
    </w:p>
  </w:endnote>
  <w:endnote w:type="continuationSeparator" w:id="0">
    <w:p w14:paraId="4B4525C4" w14:textId="77777777" w:rsidR="001906FB" w:rsidRDefault="001906F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3C32" w14:textId="77777777" w:rsidR="00D64B68" w:rsidRDefault="00D64B6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D7B2B" w14:textId="77777777" w:rsidR="00D64B68" w:rsidRDefault="00D64B68">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A187" w14:textId="77777777" w:rsidR="00D64B68" w:rsidRDefault="00D64B6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80346" w14:textId="77777777" w:rsidR="001906FB" w:rsidRDefault="001906FB">
      <w:pPr>
        <w:ind w:firstLine="420"/>
      </w:pPr>
      <w:r>
        <w:separator/>
      </w:r>
    </w:p>
  </w:footnote>
  <w:footnote w:type="continuationSeparator" w:id="0">
    <w:p w14:paraId="511F2B5C" w14:textId="77777777" w:rsidR="001906FB" w:rsidRDefault="001906F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84BBF" w14:textId="77777777" w:rsidR="00D64B68" w:rsidRDefault="00D64B6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28A65" w14:textId="77777777" w:rsidR="00D64B68" w:rsidRDefault="00D64B68">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34866" w14:textId="77777777" w:rsidR="00D64B68" w:rsidRDefault="00D64B68">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4D7A64"/>
    <w:multiLevelType w:val="singleLevel"/>
    <w:tmpl w:val="8E4D7A64"/>
    <w:lvl w:ilvl="0">
      <w:start w:val="1"/>
      <w:numFmt w:val="decimal"/>
      <w:suff w:val="nothing"/>
      <w:lvlText w:val="%1）"/>
      <w:lvlJc w:val="left"/>
    </w:lvl>
  </w:abstractNum>
  <w:abstractNum w:abstractNumId="1" w15:restartNumberingAfterBreak="0">
    <w:nsid w:val="A083FBCB"/>
    <w:multiLevelType w:val="singleLevel"/>
    <w:tmpl w:val="A083FBCB"/>
    <w:lvl w:ilvl="0">
      <w:start w:val="1"/>
      <w:numFmt w:val="lowerLetter"/>
      <w:suff w:val="space"/>
      <w:lvlText w:val="(%1)"/>
      <w:lvlJc w:val="left"/>
    </w:lvl>
  </w:abstractNum>
  <w:abstractNum w:abstractNumId="2" w15:restartNumberingAfterBreak="0">
    <w:nsid w:val="BF3A9CDE"/>
    <w:multiLevelType w:val="singleLevel"/>
    <w:tmpl w:val="BF3A9CDE"/>
    <w:lvl w:ilvl="0">
      <w:start w:val="1"/>
      <w:numFmt w:val="decimal"/>
      <w:suff w:val="nothing"/>
      <w:lvlText w:val="%1）"/>
      <w:lvlJc w:val="left"/>
    </w:lvl>
  </w:abstractNum>
  <w:abstractNum w:abstractNumId="3" w15:restartNumberingAfterBreak="0">
    <w:nsid w:val="C4979A31"/>
    <w:multiLevelType w:val="singleLevel"/>
    <w:tmpl w:val="C4979A31"/>
    <w:lvl w:ilvl="0">
      <w:start w:val="1"/>
      <w:numFmt w:val="decimal"/>
      <w:suff w:val="nothing"/>
      <w:lvlText w:val="%1）"/>
      <w:lvlJc w:val="left"/>
    </w:lvl>
  </w:abstractNum>
  <w:abstractNum w:abstractNumId="4" w15:restartNumberingAfterBreak="0">
    <w:nsid w:val="19172F44"/>
    <w:multiLevelType w:val="singleLevel"/>
    <w:tmpl w:val="19172F44"/>
    <w:lvl w:ilvl="0">
      <w:start w:val="1"/>
      <w:numFmt w:val="decimal"/>
      <w:suff w:val="nothing"/>
      <w:lvlText w:val="%1）"/>
      <w:lvlJc w:val="left"/>
    </w:lvl>
  </w:abstractNum>
  <w:abstractNum w:abstractNumId="5" w15:restartNumberingAfterBreak="0">
    <w:nsid w:val="1C27DC2E"/>
    <w:multiLevelType w:val="singleLevel"/>
    <w:tmpl w:val="1C27DC2E"/>
    <w:lvl w:ilvl="0">
      <w:start w:val="1"/>
      <w:numFmt w:val="lowerLetter"/>
      <w:suff w:val="space"/>
      <w:lvlText w:val="(%1)"/>
      <w:lvlJc w:val="left"/>
    </w:lvl>
  </w:abstractNum>
  <w:abstractNum w:abstractNumId="6" w15:restartNumberingAfterBreak="0">
    <w:nsid w:val="3A121556"/>
    <w:multiLevelType w:val="multilevel"/>
    <w:tmpl w:val="3A121556"/>
    <w:lvl w:ilvl="0">
      <w:start w:val="1"/>
      <w:numFmt w:val="decimal"/>
      <w:lvlText w:val="[%1]."/>
      <w:lvlJc w:val="left"/>
      <w:pPr>
        <w:ind w:left="420" w:hanging="420"/>
      </w:pPr>
      <w:rPr>
        <w:rFonts w:hint="eastAsia"/>
      </w:rPr>
    </w:lvl>
    <w:lvl w:ilvl="1">
      <w:start w:val="1"/>
      <w:numFmt w:val="lowerLetter"/>
      <w:lvlText w:val="%2)"/>
      <w:lvlJc w:val="left"/>
      <w:pPr>
        <w:ind w:left="834" w:hanging="420"/>
      </w:pPr>
    </w:lvl>
    <w:lvl w:ilvl="2">
      <w:start w:val="1"/>
      <w:numFmt w:val="lowerRoman"/>
      <w:lvlText w:val="%3."/>
      <w:lvlJc w:val="right"/>
      <w:pPr>
        <w:ind w:left="1254" w:hanging="420"/>
      </w:pPr>
    </w:lvl>
    <w:lvl w:ilvl="3">
      <w:start w:val="1"/>
      <w:numFmt w:val="decimal"/>
      <w:lvlText w:val="%4."/>
      <w:lvlJc w:val="left"/>
      <w:pPr>
        <w:ind w:left="1674" w:hanging="420"/>
      </w:pPr>
    </w:lvl>
    <w:lvl w:ilvl="4">
      <w:start w:val="1"/>
      <w:numFmt w:val="lowerLetter"/>
      <w:lvlText w:val="%5)"/>
      <w:lvlJc w:val="left"/>
      <w:pPr>
        <w:ind w:left="2094" w:hanging="420"/>
      </w:pPr>
    </w:lvl>
    <w:lvl w:ilvl="5">
      <w:start w:val="1"/>
      <w:numFmt w:val="lowerRoman"/>
      <w:lvlText w:val="%6."/>
      <w:lvlJc w:val="right"/>
      <w:pPr>
        <w:ind w:left="2514" w:hanging="420"/>
      </w:pPr>
    </w:lvl>
    <w:lvl w:ilvl="6">
      <w:start w:val="1"/>
      <w:numFmt w:val="decimal"/>
      <w:lvlText w:val="%7."/>
      <w:lvlJc w:val="left"/>
      <w:pPr>
        <w:ind w:left="2934" w:hanging="420"/>
      </w:pPr>
    </w:lvl>
    <w:lvl w:ilvl="7">
      <w:start w:val="1"/>
      <w:numFmt w:val="lowerLetter"/>
      <w:lvlText w:val="%8)"/>
      <w:lvlJc w:val="left"/>
      <w:pPr>
        <w:ind w:left="3354" w:hanging="420"/>
      </w:pPr>
    </w:lvl>
    <w:lvl w:ilvl="8">
      <w:start w:val="1"/>
      <w:numFmt w:val="lowerRoman"/>
      <w:lvlText w:val="%9."/>
      <w:lvlJc w:val="right"/>
      <w:pPr>
        <w:ind w:left="3774" w:hanging="420"/>
      </w:pPr>
    </w:lvl>
  </w:abstractNum>
  <w:abstractNum w:abstractNumId="7" w15:restartNumberingAfterBreak="0">
    <w:nsid w:val="5D30D09F"/>
    <w:multiLevelType w:val="singleLevel"/>
    <w:tmpl w:val="5D30D09F"/>
    <w:lvl w:ilvl="0">
      <w:start w:val="1"/>
      <w:numFmt w:val="lowerLetter"/>
      <w:suff w:val="space"/>
      <w:lvlText w:val="(%1)"/>
      <w:lvlJc w:val="left"/>
    </w:lvl>
  </w:abstractNum>
  <w:abstractNum w:abstractNumId="8" w15:restartNumberingAfterBreak="0">
    <w:nsid w:val="774844CF"/>
    <w:multiLevelType w:val="multilevel"/>
    <w:tmpl w:val="774844CF"/>
    <w:lvl w:ilvl="0">
      <w:start w:val="1"/>
      <w:numFmt w:val="decimal"/>
      <w:pStyle w:val="1"/>
      <w:lvlText w:val="%1"/>
      <w:lvlJc w:val="left"/>
      <w:pPr>
        <w:ind w:left="425" w:hanging="425"/>
      </w:pPr>
      <w:rPr>
        <w:rFonts w:hint="eastAsia"/>
      </w:rPr>
    </w:lvl>
    <w:lvl w:ilvl="1">
      <w:start w:val="1"/>
      <w:numFmt w:val="decimal"/>
      <w:pStyle w:val="2"/>
      <w:lvlText w:val="%1.%2"/>
      <w:lvlJc w:val="left"/>
      <w:pPr>
        <w:ind w:left="284" w:firstLine="0"/>
      </w:pPr>
      <w:rPr>
        <w:rFonts w:ascii="Times New Roman" w:hAnsi="Times New Roman" w:cs="Times New Roman" w:hint="default"/>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4"/>
  </w:num>
  <w:num w:numId="3">
    <w:abstractNumId w:val="3"/>
  </w:num>
  <w:num w:numId="4">
    <w:abstractNumId w:val="2"/>
  </w:num>
  <w:num w:numId="5">
    <w:abstractNumId w:val="0"/>
  </w:num>
  <w:num w:numId="6">
    <w:abstractNumId w:val="5"/>
  </w:num>
  <w:num w:numId="7">
    <w:abstractNumId w:val="7"/>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楷闻">
    <w15:presenceInfo w15:providerId="Windows Live" w15:userId="aa03f54d96dc45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3E2"/>
    <w:rsid w:val="00006E2F"/>
    <w:rsid w:val="000074EE"/>
    <w:rsid w:val="0001160F"/>
    <w:rsid w:val="000126A4"/>
    <w:rsid w:val="000156A7"/>
    <w:rsid w:val="00020BA1"/>
    <w:rsid w:val="00021828"/>
    <w:rsid w:val="00025C37"/>
    <w:rsid w:val="000266ED"/>
    <w:rsid w:val="00026F09"/>
    <w:rsid w:val="00031260"/>
    <w:rsid w:val="00032BBE"/>
    <w:rsid w:val="000362DB"/>
    <w:rsid w:val="00036D7C"/>
    <w:rsid w:val="000416E5"/>
    <w:rsid w:val="00042A33"/>
    <w:rsid w:val="000500FB"/>
    <w:rsid w:val="0005486F"/>
    <w:rsid w:val="000607D0"/>
    <w:rsid w:val="000610D0"/>
    <w:rsid w:val="0006207A"/>
    <w:rsid w:val="000669B6"/>
    <w:rsid w:val="00075533"/>
    <w:rsid w:val="00082279"/>
    <w:rsid w:val="00083D35"/>
    <w:rsid w:val="00084284"/>
    <w:rsid w:val="0008646B"/>
    <w:rsid w:val="0009533B"/>
    <w:rsid w:val="0009759B"/>
    <w:rsid w:val="000A18E2"/>
    <w:rsid w:val="000A1BC9"/>
    <w:rsid w:val="000A3F33"/>
    <w:rsid w:val="000A7468"/>
    <w:rsid w:val="000B2852"/>
    <w:rsid w:val="000B5495"/>
    <w:rsid w:val="000D090A"/>
    <w:rsid w:val="000D0C71"/>
    <w:rsid w:val="000D38BA"/>
    <w:rsid w:val="000E4399"/>
    <w:rsid w:val="000E67EC"/>
    <w:rsid w:val="000E79EC"/>
    <w:rsid w:val="000F7DF9"/>
    <w:rsid w:val="00116386"/>
    <w:rsid w:val="00117913"/>
    <w:rsid w:val="0013717C"/>
    <w:rsid w:val="001377EF"/>
    <w:rsid w:val="00142ADD"/>
    <w:rsid w:val="00145A23"/>
    <w:rsid w:val="00153BED"/>
    <w:rsid w:val="001552CD"/>
    <w:rsid w:val="00155480"/>
    <w:rsid w:val="001625DC"/>
    <w:rsid w:val="001646BE"/>
    <w:rsid w:val="00164C96"/>
    <w:rsid w:val="00166057"/>
    <w:rsid w:val="00166BA3"/>
    <w:rsid w:val="001721F6"/>
    <w:rsid w:val="00172A27"/>
    <w:rsid w:val="001735E2"/>
    <w:rsid w:val="00173DB2"/>
    <w:rsid w:val="001828A1"/>
    <w:rsid w:val="0018512A"/>
    <w:rsid w:val="001861DF"/>
    <w:rsid w:val="001906FB"/>
    <w:rsid w:val="001908FB"/>
    <w:rsid w:val="001976BC"/>
    <w:rsid w:val="001A0024"/>
    <w:rsid w:val="001A070E"/>
    <w:rsid w:val="001A5415"/>
    <w:rsid w:val="001A7E5E"/>
    <w:rsid w:val="001B77A8"/>
    <w:rsid w:val="001C1B36"/>
    <w:rsid w:val="001C30BD"/>
    <w:rsid w:val="001C442C"/>
    <w:rsid w:val="001D1A58"/>
    <w:rsid w:val="001D55BD"/>
    <w:rsid w:val="001D5FFD"/>
    <w:rsid w:val="001E1A56"/>
    <w:rsid w:val="001E2FF3"/>
    <w:rsid w:val="001E379E"/>
    <w:rsid w:val="001F1752"/>
    <w:rsid w:val="001F26D4"/>
    <w:rsid w:val="001F28C6"/>
    <w:rsid w:val="001F7BDB"/>
    <w:rsid w:val="00207E3C"/>
    <w:rsid w:val="00213A28"/>
    <w:rsid w:val="00214464"/>
    <w:rsid w:val="0021696D"/>
    <w:rsid w:val="0021734D"/>
    <w:rsid w:val="00221EEC"/>
    <w:rsid w:val="00230D14"/>
    <w:rsid w:val="00232FEA"/>
    <w:rsid w:val="00240B57"/>
    <w:rsid w:val="00244358"/>
    <w:rsid w:val="0024447B"/>
    <w:rsid w:val="0024484D"/>
    <w:rsid w:val="00253BA2"/>
    <w:rsid w:val="00254351"/>
    <w:rsid w:val="002632B0"/>
    <w:rsid w:val="00270B3A"/>
    <w:rsid w:val="00270E50"/>
    <w:rsid w:val="0027439B"/>
    <w:rsid w:val="0027739E"/>
    <w:rsid w:val="00283062"/>
    <w:rsid w:val="00284009"/>
    <w:rsid w:val="00284EEE"/>
    <w:rsid w:val="002858AA"/>
    <w:rsid w:val="0029002C"/>
    <w:rsid w:val="0029135E"/>
    <w:rsid w:val="00295A59"/>
    <w:rsid w:val="002A2172"/>
    <w:rsid w:val="002B1955"/>
    <w:rsid w:val="002B20D8"/>
    <w:rsid w:val="002B6768"/>
    <w:rsid w:val="002C1369"/>
    <w:rsid w:val="002C7C59"/>
    <w:rsid w:val="002D0630"/>
    <w:rsid w:val="002D09AE"/>
    <w:rsid w:val="002E5BC3"/>
    <w:rsid w:val="002E5C49"/>
    <w:rsid w:val="002F4E56"/>
    <w:rsid w:val="002F50BF"/>
    <w:rsid w:val="002F6EB6"/>
    <w:rsid w:val="00310738"/>
    <w:rsid w:val="00310ACB"/>
    <w:rsid w:val="00316200"/>
    <w:rsid w:val="003162DA"/>
    <w:rsid w:val="00320077"/>
    <w:rsid w:val="00320B3B"/>
    <w:rsid w:val="00323BF7"/>
    <w:rsid w:val="00331958"/>
    <w:rsid w:val="00336099"/>
    <w:rsid w:val="0033718D"/>
    <w:rsid w:val="003454E3"/>
    <w:rsid w:val="003479EF"/>
    <w:rsid w:val="00350D18"/>
    <w:rsid w:val="00352A88"/>
    <w:rsid w:val="00362F99"/>
    <w:rsid w:val="00362FD7"/>
    <w:rsid w:val="00365699"/>
    <w:rsid w:val="00367249"/>
    <w:rsid w:val="00372D49"/>
    <w:rsid w:val="00377DFC"/>
    <w:rsid w:val="00380554"/>
    <w:rsid w:val="00383998"/>
    <w:rsid w:val="00385F1F"/>
    <w:rsid w:val="0039247F"/>
    <w:rsid w:val="003A6111"/>
    <w:rsid w:val="003B3C45"/>
    <w:rsid w:val="003B4C91"/>
    <w:rsid w:val="003C79A3"/>
    <w:rsid w:val="003C7EDF"/>
    <w:rsid w:val="003C7F4A"/>
    <w:rsid w:val="003E1F9B"/>
    <w:rsid w:val="003E3F7B"/>
    <w:rsid w:val="003E646C"/>
    <w:rsid w:val="003F2730"/>
    <w:rsid w:val="00400C14"/>
    <w:rsid w:val="00404CFD"/>
    <w:rsid w:val="00410893"/>
    <w:rsid w:val="00413587"/>
    <w:rsid w:val="0041482D"/>
    <w:rsid w:val="00417AAF"/>
    <w:rsid w:val="0042140E"/>
    <w:rsid w:val="00425349"/>
    <w:rsid w:val="00434DEA"/>
    <w:rsid w:val="0043746E"/>
    <w:rsid w:val="00445DD4"/>
    <w:rsid w:val="00455BC6"/>
    <w:rsid w:val="004570F7"/>
    <w:rsid w:val="0046438F"/>
    <w:rsid w:val="0046550D"/>
    <w:rsid w:val="00465FB1"/>
    <w:rsid w:val="004671BF"/>
    <w:rsid w:val="00477596"/>
    <w:rsid w:val="00477D8C"/>
    <w:rsid w:val="00485203"/>
    <w:rsid w:val="00493E0E"/>
    <w:rsid w:val="00494729"/>
    <w:rsid w:val="004A64E7"/>
    <w:rsid w:val="004A6655"/>
    <w:rsid w:val="004B0269"/>
    <w:rsid w:val="004B6F5B"/>
    <w:rsid w:val="004B734A"/>
    <w:rsid w:val="004C5814"/>
    <w:rsid w:val="004C7EAB"/>
    <w:rsid w:val="004D472F"/>
    <w:rsid w:val="004D4BAA"/>
    <w:rsid w:val="004D4E6D"/>
    <w:rsid w:val="004D65B6"/>
    <w:rsid w:val="004E17D3"/>
    <w:rsid w:val="004F037A"/>
    <w:rsid w:val="004F0439"/>
    <w:rsid w:val="004F08F8"/>
    <w:rsid w:val="004F2E2E"/>
    <w:rsid w:val="005060E5"/>
    <w:rsid w:val="00512981"/>
    <w:rsid w:val="005201D5"/>
    <w:rsid w:val="00520AD4"/>
    <w:rsid w:val="00530F26"/>
    <w:rsid w:val="005316C4"/>
    <w:rsid w:val="005339D1"/>
    <w:rsid w:val="00534F3D"/>
    <w:rsid w:val="0055038C"/>
    <w:rsid w:val="00550F1B"/>
    <w:rsid w:val="00552B46"/>
    <w:rsid w:val="0055759E"/>
    <w:rsid w:val="00560AF1"/>
    <w:rsid w:val="00565A01"/>
    <w:rsid w:val="005704EC"/>
    <w:rsid w:val="00573B99"/>
    <w:rsid w:val="00573E25"/>
    <w:rsid w:val="00575DEA"/>
    <w:rsid w:val="00580312"/>
    <w:rsid w:val="00581970"/>
    <w:rsid w:val="00586A16"/>
    <w:rsid w:val="00587415"/>
    <w:rsid w:val="00587B34"/>
    <w:rsid w:val="005A58DB"/>
    <w:rsid w:val="005A71D0"/>
    <w:rsid w:val="005E3B51"/>
    <w:rsid w:val="005E5167"/>
    <w:rsid w:val="005E5666"/>
    <w:rsid w:val="005F362E"/>
    <w:rsid w:val="0061114F"/>
    <w:rsid w:val="0061148B"/>
    <w:rsid w:val="0061364A"/>
    <w:rsid w:val="00615A1C"/>
    <w:rsid w:val="00615EB5"/>
    <w:rsid w:val="00616493"/>
    <w:rsid w:val="00616C4C"/>
    <w:rsid w:val="006217EC"/>
    <w:rsid w:val="00621EAB"/>
    <w:rsid w:val="006406E8"/>
    <w:rsid w:val="00642F9B"/>
    <w:rsid w:val="00653C2F"/>
    <w:rsid w:val="00660088"/>
    <w:rsid w:val="006638C0"/>
    <w:rsid w:val="00663E34"/>
    <w:rsid w:val="0066745F"/>
    <w:rsid w:val="00674022"/>
    <w:rsid w:val="00677AE8"/>
    <w:rsid w:val="0068331F"/>
    <w:rsid w:val="00685E29"/>
    <w:rsid w:val="00692875"/>
    <w:rsid w:val="0069723C"/>
    <w:rsid w:val="006A4FD0"/>
    <w:rsid w:val="006A7E58"/>
    <w:rsid w:val="006B0876"/>
    <w:rsid w:val="006B1187"/>
    <w:rsid w:val="006B15EA"/>
    <w:rsid w:val="006B16CF"/>
    <w:rsid w:val="006B3A17"/>
    <w:rsid w:val="006B41EA"/>
    <w:rsid w:val="006B4939"/>
    <w:rsid w:val="006C28CD"/>
    <w:rsid w:val="006D0164"/>
    <w:rsid w:val="006D0C2A"/>
    <w:rsid w:val="006E2663"/>
    <w:rsid w:val="006E727A"/>
    <w:rsid w:val="006F00B3"/>
    <w:rsid w:val="006F02AA"/>
    <w:rsid w:val="006F3AC8"/>
    <w:rsid w:val="006F79FC"/>
    <w:rsid w:val="007041EE"/>
    <w:rsid w:val="00710E6F"/>
    <w:rsid w:val="007115E4"/>
    <w:rsid w:val="00714D6B"/>
    <w:rsid w:val="00740766"/>
    <w:rsid w:val="00742ECA"/>
    <w:rsid w:val="0074690A"/>
    <w:rsid w:val="007474F8"/>
    <w:rsid w:val="00752E20"/>
    <w:rsid w:val="00755242"/>
    <w:rsid w:val="0076113D"/>
    <w:rsid w:val="00761149"/>
    <w:rsid w:val="00764BB9"/>
    <w:rsid w:val="00771DDA"/>
    <w:rsid w:val="00773AAC"/>
    <w:rsid w:val="0077748D"/>
    <w:rsid w:val="00784199"/>
    <w:rsid w:val="007843C9"/>
    <w:rsid w:val="007919CB"/>
    <w:rsid w:val="007B73BD"/>
    <w:rsid w:val="007C62C6"/>
    <w:rsid w:val="007D129E"/>
    <w:rsid w:val="007D12E1"/>
    <w:rsid w:val="007D251F"/>
    <w:rsid w:val="007D25B7"/>
    <w:rsid w:val="007D78E3"/>
    <w:rsid w:val="007D7BE6"/>
    <w:rsid w:val="007E63D7"/>
    <w:rsid w:val="007F10F8"/>
    <w:rsid w:val="007F67C7"/>
    <w:rsid w:val="007F7698"/>
    <w:rsid w:val="0080588E"/>
    <w:rsid w:val="00810408"/>
    <w:rsid w:val="008107F8"/>
    <w:rsid w:val="0081762F"/>
    <w:rsid w:val="008256EB"/>
    <w:rsid w:val="008278AE"/>
    <w:rsid w:val="00836139"/>
    <w:rsid w:val="0084358C"/>
    <w:rsid w:val="00846AC1"/>
    <w:rsid w:val="00854819"/>
    <w:rsid w:val="00854FCC"/>
    <w:rsid w:val="0085658C"/>
    <w:rsid w:val="00862A56"/>
    <w:rsid w:val="008662D8"/>
    <w:rsid w:val="00870F31"/>
    <w:rsid w:val="008828F1"/>
    <w:rsid w:val="00883F64"/>
    <w:rsid w:val="00885EA6"/>
    <w:rsid w:val="0088603A"/>
    <w:rsid w:val="00894F7B"/>
    <w:rsid w:val="008974FC"/>
    <w:rsid w:val="008A1D5D"/>
    <w:rsid w:val="008A5E89"/>
    <w:rsid w:val="008B094B"/>
    <w:rsid w:val="008C171F"/>
    <w:rsid w:val="008C323E"/>
    <w:rsid w:val="008C5F7F"/>
    <w:rsid w:val="008D15CB"/>
    <w:rsid w:val="008D6F83"/>
    <w:rsid w:val="008D7F62"/>
    <w:rsid w:val="008E26E1"/>
    <w:rsid w:val="008F2137"/>
    <w:rsid w:val="008F2CC6"/>
    <w:rsid w:val="00905ADF"/>
    <w:rsid w:val="0090729C"/>
    <w:rsid w:val="00917356"/>
    <w:rsid w:val="00926385"/>
    <w:rsid w:val="0093018B"/>
    <w:rsid w:val="00930788"/>
    <w:rsid w:val="00932C8C"/>
    <w:rsid w:val="009354A6"/>
    <w:rsid w:val="009372DF"/>
    <w:rsid w:val="0094111B"/>
    <w:rsid w:val="00943F4E"/>
    <w:rsid w:val="00955B2A"/>
    <w:rsid w:val="00960507"/>
    <w:rsid w:val="009728DF"/>
    <w:rsid w:val="00975A0B"/>
    <w:rsid w:val="00981A3F"/>
    <w:rsid w:val="00982BFC"/>
    <w:rsid w:val="00983423"/>
    <w:rsid w:val="00985724"/>
    <w:rsid w:val="009A0AEA"/>
    <w:rsid w:val="009A73CF"/>
    <w:rsid w:val="009A750B"/>
    <w:rsid w:val="009B2B18"/>
    <w:rsid w:val="009B4008"/>
    <w:rsid w:val="009B4D5C"/>
    <w:rsid w:val="009B613D"/>
    <w:rsid w:val="009B72CF"/>
    <w:rsid w:val="009C1662"/>
    <w:rsid w:val="009C2F56"/>
    <w:rsid w:val="009C2FF8"/>
    <w:rsid w:val="009C5084"/>
    <w:rsid w:val="009C5296"/>
    <w:rsid w:val="009C7908"/>
    <w:rsid w:val="009C7E21"/>
    <w:rsid w:val="009D4FA2"/>
    <w:rsid w:val="009E0863"/>
    <w:rsid w:val="009E100B"/>
    <w:rsid w:val="009E16C1"/>
    <w:rsid w:val="009F0699"/>
    <w:rsid w:val="00A00135"/>
    <w:rsid w:val="00A00512"/>
    <w:rsid w:val="00A01F64"/>
    <w:rsid w:val="00A058A3"/>
    <w:rsid w:val="00A05E1B"/>
    <w:rsid w:val="00A064C7"/>
    <w:rsid w:val="00A0653A"/>
    <w:rsid w:val="00A12926"/>
    <w:rsid w:val="00A219C0"/>
    <w:rsid w:val="00A23D73"/>
    <w:rsid w:val="00A247A4"/>
    <w:rsid w:val="00A27C92"/>
    <w:rsid w:val="00A451D1"/>
    <w:rsid w:val="00A5026B"/>
    <w:rsid w:val="00A52034"/>
    <w:rsid w:val="00A52E1E"/>
    <w:rsid w:val="00A5614E"/>
    <w:rsid w:val="00A57C88"/>
    <w:rsid w:val="00A64F23"/>
    <w:rsid w:val="00A67316"/>
    <w:rsid w:val="00A772C4"/>
    <w:rsid w:val="00A77F00"/>
    <w:rsid w:val="00A821CC"/>
    <w:rsid w:val="00A84C56"/>
    <w:rsid w:val="00A851AE"/>
    <w:rsid w:val="00A86F3E"/>
    <w:rsid w:val="00A93771"/>
    <w:rsid w:val="00AB745E"/>
    <w:rsid w:val="00AC08E0"/>
    <w:rsid w:val="00AC10B7"/>
    <w:rsid w:val="00AC14B2"/>
    <w:rsid w:val="00AC259D"/>
    <w:rsid w:val="00AC37E1"/>
    <w:rsid w:val="00AC4B53"/>
    <w:rsid w:val="00AC58BD"/>
    <w:rsid w:val="00AD151C"/>
    <w:rsid w:val="00AE11B2"/>
    <w:rsid w:val="00AE232B"/>
    <w:rsid w:val="00AE2DAC"/>
    <w:rsid w:val="00AE4F4C"/>
    <w:rsid w:val="00AE6A38"/>
    <w:rsid w:val="00AE75F4"/>
    <w:rsid w:val="00AF428E"/>
    <w:rsid w:val="00B01543"/>
    <w:rsid w:val="00B0546F"/>
    <w:rsid w:val="00B15413"/>
    <w:rsid w:val="00B1652D"/>
    <w:rsid w:val="00B204B4"/>
    <w:rsid w:val="00B20C36"/>
    <w:rsid w:val="00B23746"/>
    <w:rsid w:val="00B24707"/>
    <w:rsid w:val="00B24B2D"/>
    <w:rsid w:val="00B2573F"/>
    <w:rsid w:val="00B27105"/>
    <w:rsid w:val="00B27929"/>
    <w:rsid w:val="00B30D79"/>
    <w:rsid w:val="00B32ECF"/>
    <w:rsid w:val="00B35624"/>
    <w:rsid w:val="00B42246"/>
    <w:rsid w:val="00B50CDF"/>
    <w:rsid w:val="00B518BE"/>
    <w:rsid w:val="00B533B4"/>
    <w:rsid w:val="00B541D6"/>
    <w:rsid w:val="00B55003"/>
    <w:rsid w:val="00B56B75"/>
    <w:rsid w:val="00B66237"/>
    <w:rsid w:val="00B71A23"/>
    <w:rsid w:val="00B75D13"/>
    <w:rsid w:val="00B8065D"/>
    <w:rsid w:val="00B80D50"/>
    <w:rsid w:val="00B85B40"/>
    <w:rsid w:val="00B87153"/>
    <w:rsid w:val="00B92233"/>
    <w:rsid w:val="00B92582"/>
    <w:rsid w:val="00B934BA"/>
    <w:rsid w:val="00BA059B"/>
    <w:rsid w:val="00BA7C90"/>
    <w:rsid w:val="00BC06C1"/>
    <w:rsid w:val="00BC1E2F"/>
    <w:rsid w:val="00BC67C4"/>
    <w:rsid w:val="00BD35AD"/>
    <w:rsid w:val="00BD3F28"/>
    <w:rsid w:val="00BD69BE"/>
    <w:rsid w:val="00BE29DF"/>
    <w:rsid w:val="00BF0685"/>
    <w:rsid w:val="00BF14FA"/>
    <w:rsid w:val="00BF5B0B"/>
    <w:rsid w:val="00BF778E"/>
    <w:rsid w:val="00C06011"/>
    <w:rsid w:val="00C070E1"/>
    <w:rsid w:val="00C07B96"/>
    <w:rsid w:val="00C12130"/>
    <w:rsid w:val="00C17BD9"/>
    <w:rsid w:val="00C22272"/>
    <w:rsid w:val="00C245A4"/>
    <w:rsid w:val="00C2510F"/>
    <w:rsid w:val="00C274DC"/>
    <w:rsid w:val="00C4377E"/>
    <w:rsid w:val="00C53BAD"/>
    <w:rsid w:val="00C604F9"/>
    <w:rsid w:val="00C6116F"/>
    <w:rsid w:val="00C65663"/>
    <w:rsid w:val="00C6573E"/>
    <w:rsid w:val="00C66E73"/>
    <w:rsid w:val="00C67263"/>
    <w:rsid w:val="00C70587"/>
    <w:rsid w:val="00C70684"/>
    <w:rsid w:val="00C7288F"/>
    <w:rsid w:val="00C72EDE"/>
    <w:rsid w:val="00C73AE5"/>
    <w:rsid w:val="00C74DB2"/>
    <w:rsid w:val="00C74FCE"/>
    <w:rsid w:val="00C75652"/>
    <w:rsid w:val="00C8043B"/>
    <w:rsid w:val="00C82A7C"/>
    <w:rsid w:val="00C84DD9"/>
    <w:rsid w:val="00C85871"/>
    <w:rsid w:val="00C87FBD"/>
    <w:rsid w:val="00C92491"/>
    <w:rsid w:val="00C92E05"/>
    <w:rsid w:val="00C93A2D"/>
    <w:rsid w:val="00C96C68"/>
    <w:rsid w:val="00C973D2"/>
    <w:rsid w:val="00CA585E"/>
    <w:rsid w:val="00CC0BEE"/>
    <w:rsid w:val="00CD0B5E"/>
    <w:rsid w:val="00CD4971"/>
    <w:rsid w:val="00CD60DF"/>
    <w:rsid w:val="00CD6425"/>
    <w:rsid w:val="00CD6BF1"/>
    <w:rsid w:val="00CE2598"/>
    <w:rsid w:val="00CF2512"/>
    <w:rsid w:val="00CF68E8"/>
    <w:rsid w:val="00CF7E22"/>
    <w:rsid w:val="00D00AA7"/>
    <w:rsid w:val="00D03167"/>
    <w:rsid w:val="00D10B5A"/>
    <w:rsid w:val="00D11B5D"/>
    <w:rsid w:val="00D14515"/>
    <w:rsid w:val="00D23345"/>
    <w:rsid w:val="00D2359C"/>
    <w:rsid w:val="00D238A1"/>
    <w:rsid w:val="00D26BE1"/>
    <w:rsid w:val="00D3744A"/>
    <w:rsid w:val="00D454A6"/>
    <w:rsid w:val="00D463F4"/>
    <w:rsid w:val="00D54595"/>
    <w:rsid w:val="00D56E31"/>
    <w:rsid w:val="00D6173B"/>
    <w:rsid w:val="00D62F77"/>
    <w:rsid w:val="00D64B68"/>
    <w:rsid w:val="00D6796F"/>
    <w:rsid w:val="00D75C52"/>
    <w:rsid w:val="00D80E87"/>
    <w:rsid w:val="00D84195"/>
    <w:rsid w:val="00D9182C"/>
    <w:rsid w:val="00D92AB9"/>
    <w:rsid w:val="00D92DC5"/>
    <w:rsid w:val="00D95712"/>
    <w:rsid w:val="00D9575E"/>
    <w:rsid w:val="00D95916"/>
    <w:rsid w:val="00D9708F"/>
    <w:rsid w:val="00DA1E9E"/>
    <w:rsid w:val="00DA5158"/>
    <w:rsid w:val="00DA5D03"/>
    <w:rsid w:val="00DA6EBD"/>
    <w:rsid w:val="00DB09AE"/>
    <w:rsid w:val="00DB0CD3"/>
    <w:rsid w:val="00DC48EF"/>
    <w:rsid w:val="00DC6DCB"/>
    <w:rsid w:val="00DD7C58"/>
    <w:rsid w:val="00DE39EA"/>
    <w:rsid w:val="00DE4F3B"/>
    <w:rsid w:val="00DF155C"/>
    <w:rsid w:val="00DF221C"/>
    <w:rsid w:val="00DF2BD7"/>
    <w:rsid w:val="00DF4D0F"/>
    <w:rsid w:val="00E03003"/>
    <w:rsid w:val="00E057FF"/>
    <w:rsid w:val="00E12A2C"/>
    <w:rsid w:val="00E12E6A"/>
    <w:rsid w:val="00E160BF"/>
    <w:rsid w:val="00E162E5"/>
    <w:rsid w:val="00E17665"/>
    <w:rsid w:val="00E24599"/>
    <w:rsid w:val="00E32B8B"/>
    <w:rsid w:val="00E34329"/>
    <w:rsid w:val="00E3661E"/>
    <w:rsid w:val="00E40D88"/>
    <w:rsid w:val="00E40F45"/>
    <w:rsid w:val="00E42E06"/>
    <w:rsid w:val="00E42E3A"/>
    <w:rsid w:val="00E447D2"/>
    <w:rsid w:val="00E53EB1"/>
    <w:rsid w:val="00E631B2"/>
    <w:rsid w:val="00E63AD5"/>
    <w:rsid w:val="00E67E0E"/>
    <w:rsid w:val="00E7179D"/>
    <w:rsid w:val="00E73451"/>
    <w:rsid w:val="00E85709"/>
    <w:rsid w:val="00E85FD2"/>
    <w:rsid w:val="00E91DA9"/>
    <w:rsid w:val="00E95E89"/>
    <w:rsid w:val="00EA05FA"/>
    <w:rsid w:val="00EA32F0"/>
    <w:rsid w:val="00EA36EE"/>
    <w:rsid w:val="00EA4682"/>
    <w:rsid w:val="00EA55A1"/>
    <w:rsid w:val="00EB13A3"/>
    <w:rsid w:val="00EB4BB8"/>
    <w:rsid w:val="00EB74D2"/>
    <w:rsid w:val="00EC0AA3"/>
    <w:rsid w:val="00EC1623"/>
    <w:rsid w:val="00ED1A27"/>
    <w:rsid w:val="00ED30DC"/>
    <w:rsid w:val="00EE1A8E"/>
    <w:rsid w:val="00EE492D"/>
    <w:rsid w:val="00EF0DAA"/>
    <w:rsid w:val="00EF0FDB"/>
    <w:rsid w:val="00EF4BCA"/>
    <w:rsid w:val="00EF5C9A"/>
    <w:rsid w:val="00F02062"/>
    <w:rsid w:val="00F04371"/>
    <w:rsid w:val="00F06580"/>
    <w:rsid w:val="00F11C8C"/>
    <w:rsid w:val="00F129DC"/>
    <w:rsid w:val="00F13105"/>
    <w:rsid w:val="00F17528"/>
    <w:rsid w:val="00F203C6"/>
    <w:rsid w:val="00F23290"/>
    <w:rsid w:val="00F24F1D"/>
    <w:rsid w:val="00F274A5"/>
    <w:rsid w:val="00F335BE"/>
    <w:rsid w:val="00F375A1"/>
    <w:rsid w:val="00F42EF2"/>
    <w:rsid w:val="00F50479"/>
    <w:rsid w:val="00F518F3"/>
    <w:rsid w:val="00F61390"/>
    <w:rsid w:val="00F74247"/>
    <w:rsid w:val="00F83642"/>
    <w:rsid w:val="00F859D9"/>
    <w:rsid w:val="00F90B39"/>
    <w:rsid w:val="00FA3425"/>
    <w:rsid w:val="00FA775A"/>
    <w:rsid w:val="00FB0EB4"/>
    <w:rsid w:val="00FB2844"/>
    <w:rsid w:val="00FB3237"/>
    <w:rsid w:val="00FC5035"/>
    <w:rsid w:val="00FC70D9"/>
    <w:rsid w:val="00FD4773"/>
    <w:rsid w:val="00FD5332"/>
    <w:rsid w:val="00FD7ADD"/>
    <w:rsid w:val="00FD7FA5"/>
    <w:rsid w:val="00FE4326"/>
    <w:rsid w:val="00FE7A8C"/>
    <w:rsid w:val="00FF01A6"/>
    <w:rsid w:val="00FF2EF7"/>
    <w:rsid w:val="00FF74CA"/>
    <w:rsid w:val="013E531A"/>
    <w:rsid w:val="01406AD0"/>
    <w:rsid w:val="017C4A7E"/>
    <w:rsid w:val="01C16B33"/>
    <w:rsid w:val="01C34C8B"/>
    <w:rsid w:val="01E022A2"/>
    <w:rsid w:val="01ED335E"/>
    <w:rsid w:val="01EF0F53"/>
    <w:rsid w:val="01F75251"/>
    <w:rsid w:val="01FF566C"/>
    <w:rsid w:val="046D327F"/>
    <w:rsid w:val="049E5904"/>
    <w:rsid w:val="04FA0677"/>
    <w:rsid w:val="052C19EB"/>
    <w:rsid w:val="0570343C"/>
    <w:rsid w:val="05752282"/>
    <w:rsid w:val="05B86C4A"/>
    <w:rsid w:val="05DA18B7"/>
    <w:rsid w:val="06D62345"/>
    <w:rsid w:val="06E43703"/>
    <w:rsid w:val="072C66FB"/>
    <w:rsid w:val="074E34BE"/>
    <w:rsid w:val="07811574"/>
    <w:rsid w:val="078F31BF"/>
    <w:rsid w:val="07BA05A4"/>
    <w:rsid w:val="07BC3B68"/>
    <w:rsid w:val="07C702CD"/>
    <w:rsid w:val="084467EC"/>
    <w:rsid w:val="086166D3"/>
    <w:rsid w:val="08A15BE5"/>
    <w:rsid w:val="090F4CEA"/>
    <w:rsid w:val="095D2299"/>
    <w:rsid w:val="096265E8"/>
    <w:rsid w:val="097B013C"/>
    <w:rsid w:val="0A302EBF"/>
    <w:rsid w:val="0AF7552B"/>
    <w:rsid w:val="0B302662"/>
    <w:rsid w:val="0B3218F7"/>
    <w:rsid w:val="0B4447FF"/>
    <w:rsid w:val="0B8602D7"/>
    <w:rsid w:val="0C004C37"/>
    <w:rsid w:val="0C1E600C"/>
    <w:rsid w:val="0C4F56FD"/>
    <w:rsid w:val="0C6747D5"/>
    <w:rsid w:val="0C68377B"/>
    <w:rsid w:val="0C8B45C0"/>
    <w:rsid w:val="0C9502C2"/>
    <w:rsid w:val="0CA42627"/>
    <w:rsid w:val="0CF446FE"/>
    <w:rsid w:val="0D1428E1"/>
    <w:rsid w:val="0D224BF9"/>
    <w:rsid w:val="0D9A7AC8"/>
    <w:rsid w:val="0DA147EA"/>
    <w:rsid w:val="0E2B0E6A"/>
    <w:rsid w:val="0E3D47BA"/>
    <w:rsid w:val="0E415FA3"/>
    <w:rsid w:val="0E4836CC"/>
    <w:rsid w:val="0EAA58FF"/>
    <w:rsid w:val="0F087413"/>
    <w:rsid w:val="0F325843"/>
    <w:rsid w:val="0F743380"/>
    <w:rsid w:val="0F7B4783"/>
    <w:rsid w:val="0FE817D1"/>
    <w:rsid w:val="10023843"/>
    <w:rsid w:val="104F4C11"/>
    <w:rsid w:val="10635E56"/>
    <w:rsid w:val="1068152C"/>
    <w:rsid w:val="10B5004C"/>
    <w:rsid w:val="11BE5257"/>
    <w:rsid w:val="11E633B5"/>
    <w:rsid w:val="11EB64DA"/>
    <w:rsid w:val="12021DA9"/>
    <w:rsid w:val="12024F58"/>
    <w:rsid w:val="12194A31"/>
    <w:rsid w:val="12655B61"/>
    <w:rsid w:val="126E787B"/>
    <w:rsid w:val="12720044"/>
    <w:rsid w:val="12C4791D"/>
    <w:rsid w:val="1306371E"/>
    <w:rsid w:val="13064C8C"/>
    <w:rsid w:val="13311A22"/>
    <w:rsid w:val="13713195"/>
    <w:rsid w:val="13842210"/>
    <w:rsid w:val="14F63F70"/>
    <w:rsid w:val="14FC414C"/>
    <w:rsid w:val="15047DA1"/>
    <w:rsid w:val="15053ED3"/>
    <w:rsid w:val="153A4A52"/>
    <w:rsid w:val="158E2538"/>
    <w:rsid w:val="15A75D09"/>
    <w:rsid w:val="15C52B20"/>
    <w:rsid w:val="16306F3F"/>
    <w:rsid w:val="167E05F1"/>
    <w:rsid w:val="16F1604F"/>
    <w:rsid w:val="17273929"/>
    <w:rsid w:val="17642C54"/>
    <w:rsid w:val="17805FB3"/>
    <w:rsid w:val="17A3490B"/>
    <w:rsid w:val="18297744"/>
    <w:rsid w:val="18765C7B"/>
    <w:rsid w:val="19867C2D"/>
    <w:rsid w:val="199E26E7"/>
    <w:rsid w:val="19EB4B25"/>
    <w:rsid w:val="19F27341"/>
    <w:rsid w:val="1A31247A"/>
    <w:rsid w:val="1A62109F"/>
    <w:rsid w:val="1A786906"/>
    <w:rsid w:val="1B2A7608"/>
    <w:rsid w:val="1B8B694D"/>
    <w:rsid w:val="1BCF68FB"/>
    <w:rsid w:val="1C5D53FE"/>
    <w:rsid w:val="1C72299F"/>
    <w:rsid w:val="1CC6032B"/>
    <w:rsid w:val="1CE05054"/>
    <w:rsid w:val="1CE30147"/>
    <w:rsid w:val="1D200EC2"/>
    <w:rsid w:val="1D302445"/>
    <w:rsid w:val="1D4403E6"/>
    <w:rsid w:val="1D7F14D6"/>
    <w:rsid w:val="1D8E58E5"/>
    <w:rsid w:val="1DD83141"/>
    <w:rsid w:val="1E2D12EA"/>
    <w:rsid w:val="1E4A1472"/>
    <w:rsid w:val="1E504EC1"/>
    <w:rsid w:val="1E5076CD"/>
    <w:rsid w:val="1E531998"/>
    <w:rsid w:val="1E5D0241"/>
    <w:rsid w:val="1E6D7F13"/>
    <w:rsid w:val="1EA7253A"/>
    <w:rsid w:val="1EC02ABB"/>
    <w:rsid w:val="1EF806F7"/>
    <w:rsid w:val="1F596FBA"/>
    <w:rsid w:val="1FAE68AC"/>
    <w:rsid w:val="1FB6350C"/>
    <w:rsid w:val="1FCA6C8A"/>
    <w:rsid w:val="1FDA2977"/>
    <w:rsid w:val="1FDF6DED"/>
    <w:rsid w:val="203E0923"/>
    <w:rsid w:val="20514535"/>
    <w:rsid w:val="20A55EBC"/>
    <w:rsid w:val="20D0207B"/>
    <w:rsid w:val="20D11541"/>
    <w:rsid w:val="20FD6D6A"/>
    <w:rsid w:val="2105374C"/>
    <w:rsid w:val="21827BAD"/>
    <w:rsid w:val="218521F1"/>
    <w:rsid w:val="21BA7311"/>
    <w:rsid w:val="21EF14C7"/>
    <w:rsid w:val="2200780D"/>
    <w:rsid w:val="220405F2"/>
    <w:rsid w:val="224E228C"/>
    <w:rsid w:val="24B8489C"/>
    <w:rsid w:val="24E039F3"/>
    <w:rsid w:val="24E67794"/>
    <w:rsid w:val="255B1F39"/>
    <w:rsid w:val="25647062"/>
    <w:rsid w:val="2577684B"/>
    <w:rsid w:val="258F5D1D"/>
    <w:rsid w:val="25900277"/>
    <w:rsid w:val="25A77B58"/>
    <w:rsid w:val="25E742AC"/>
    <w:rsid w:val="268A0791"/>
    <w:rsid w:val="26B12790"/>
    <w:rsid w:val="26DD5C9C"/>
    <w:rsid w:val="26E519B2"/>
    <w:rsid w:val="26FA2795"/>
    <w:rsid w:val="270866A4"/>
    <w:rsid w:val="27582DCB"/>
    <w:rsid w:val="27D04EA9"/>
    <w:rsid w:val="27EA2FF5"/>
    <w:rsid w:val="28582E2F"/>
    <w:rsid w:val="28CF5B33"/>
    <w:rsid w:val="2923122F"/>
    <w:rsid w:val="296D1425"/>
    <w:rsid w:val="29B104D9"/>
    <w:rsid w:val="29B85E17"/>
    <w:rsid w:val="29D0609F"/>
    <w:rsid w:val="29E1245A"/>
    <w:rsid w:val="2A3805BE"/>
    <w:rsid w:val="2A772A42"/>
    <w:rsid w:val="2AA46526"/>
    <w:rsid w:val="2AE51AF4"/>
    <w:rsid w:val="2BAB6F8A"/>
    <w:rsid w:val="2C03750C"/>
    <w:rsid w:val="2C107ECB"/>
    <w:rsid w:val="2C3B3DD8"/>
    <w:rsid w:val="2C593449"/>
    <w:rsid w:val="2C88619F"/>
    <w:rsid w:val="2CD62D15"/>
    <w:rsid w:val="2D0700F1"/>
    <w:rsid w:val="2D43275C"/>
    <w:rsid w:val="2D5B6D38"/>
    <w:rsid w:val="2DA1434E"/>
    <w:rsid w:val="2DF7495A"/>
    <w:rsid w:val="2E116EB7"/>
    <w:rsid w:val="2E6C0EF1"/>
    <w:rsid w:val="2E8F08D1"/>
    <w:rsid w:val="2EB21149"/>
    <w:rsid w:val="2EB52901"/>
    <w:rsid w:val="2ECF1881"/>
    <w:rsid w:val="301C749A"/>
    <w:rsid w:val="30BA4DB2"/>
    <w:rsid w:val="311E78F9"/>
    <w:rsid w:val="31A311F1"/>
    <w:rsid w:val="31B05E98"/>
    <w:rsid w:val="31CB3196"/>
    <w:rsid w:val="31D670CA"/>
    <w:rsid w:val="32221A6C"/>
    <w:rsid w:val="327A4A31"/>
    <w:rsid w:val="32D06514"/>
    <w:rsid w:val="331156A1"/>
    <w:rsid w:val="33262309"/>
    <w:rsid w:val="33374317"/>
    <w:rsid w:val="333F492B"/>
    <w:rsid w:val="3362615D"/>
    <w:rsid w:val="336D650A"/>
    <w:rsid w:val="33835ABB"/>
    <w:rsid w:val="33E80DA2"/>
    <w:rsid w:val="3400090A"/>
    <w:rsid w:val="3447616D"/>
    <w:rsid w:val="34565770"/>
    <w:rsid w:val="346239B1"/>
    <w:rsid w:val="346B70E5"/>
    <w:rsid w:val="34796796"/>
    <w:rsid w:val="35746774"/>
    <w:rsid w:val="35B01654"/>
    <w:rsid w:val="35B72867"/>
    <w:rsid w:val="362F3205"/>
    <w:rsid w:val="365B556F"/>
    <w:rsid w:val="366B6157"/>
    <w:rsid w:val="370A1E26"/>
    <w:rsid w:val="379C329D"/>
    <w:rsid w:val="37FF7653"/>
    <w:rsid w:val="38113C8D"/>
    <w:rsid w:val="38374459"/>
    <w:rsid w:val="38F32EC1"/>
    <w:rsid w:val="392955B9"/>
    <w:rsid w:val="39623045"/>
    <w:rsid w:val="39AE1EC3"/>
    <w:rsid w:val="39FC20CF"/>
    <w:rsid w:val="3AA24B24"/>
    <w:rsid w:val="3AB040BC"/>
    <w:rsid w:val="3AE072CB"/>
    <w:rsid w:val="3AE417BA"/>
    <w:rsid w:val="3AF1465D"/>
    <w:rsid w:val="3B223E1D"/>
    <w:rsid w:val="3B3829DC"/>
    <w:rsid w:val="3B560D08"/>
    <w:rsid w:val="3BED78C2"/>
    <w:rsid w:val="3BFD47AB"/>
    <w:rsid w:val="3C076DFF"/>
    <w:rsid w:val="3C155D14"/>
    <w:rsid w:val="3CAA4899"/>
    <w:rsid w:val="3CE82584"/>
    <w:rsid w:val="3D104FF0"/>
    <w:rsid w:val="3D1462D9"/>
    <w:rsid w:val="3D5B2795"/>
    <w:rsid w:val="3D782A45"/>
    <w:rsid w:val="3D7B5ED2"/>
    <w:rsid w:val="3F4B0075"/>
    <w:rsid w:val="401E025F"/>
    <w:rsid w:val="403C39D3"/>
    <w:rsid w:val="40A66693"/>
    <w:rsid w:val="40FF6578"/>
    <w:rsid w:val="414601D3"/>
    <w:rsid w:val="41505DE1"/>
    <w:rsid w:val="416D0FD3"/>
    <w:rsid w:val="41D7602B"/>
    <w:rsid w:val="41DC2F6F"/>
    <w:rsid w:val="42137320"/>
    <w:rsid w:val="43230C11"/>
    <w:rsid w:val="432756F8"/>
    <w:rsid w:val="43707059"/>
    <w:rsid w:val="4375228D"/>
    <w:rsid w:val="44455505"/>
    <w:rsid w:val="445D163B"/>
    <w:rsid w:val="44976898"/>
    <w:rsid w:val="44AE4979"/>
    <w:rsid w:val="451A7D32"/>
    <w:rsid w:val="451F266C"/>
    <w:rsid w:val="453B0603"/>
    <w:rsid w:val="45436296"/>
    <w:rsid w:val="455A3916"/>
    <w:rsid w:val="455D1858"/>
    <w:rsid w:val="4673392D"/>
    <w:rsid w:val="46AF3F44"/>
    <w:rsid w:val="46B14795"/>
    <w:rsid w:val="46EE56F8"/>
    <w:rsid w:val="46F41DC3"/>
    <w:rsid w:val="47334910"/>
    <w:rsid w:val="47520AB6"/>
    <w:rsid w:val="476835E0"/>
    <w:rsid w:val="4778451D"/>
    <w:rsid w:val="47A97A61"/>
    <w:rsid w:val="47D141B0"/>
    <w:rsid w:val="47EC1BE7"/>
    <w:rsid w:val="4889230B"/>
    <w:rsid w:val="48E8467B"/>
    <w:rsid w:val="48FF44D1"/>
    <w:rsid w:val="490E6EC9"/>
    <w:rsid w:val="492F3FA8"/>
    <w:rsid w:val="497702B7"/>
    <w:rsid w:val="49A92FDB"/>
    <w:rsid w:val="49E11A0D"/>
    <w:rsid w:val="4A27519A"/>
    <w:rsid w:val="4AB54044"/>
    <w:rsid w:val="4B2A0206"/>
    <w:rsid w:val="4B414235"/>
    <w:rsid w:val="4B605CDC"/>
    <w:rsid w:val="4B68263D"/>
    <w:rsid w:val="4B784E00"/>
    <w:rsid w:val="4B914187"/>
    <w:rsid w:val="4BB1185E"/>
    <w:rsid w:val="4C334B98"/>
    <w:rsid w:val="4CF13228"/>
    <w:rsid w:val="4D0461E5"/>
    <w:rsid w:val="4D8F2735"/>
    <w:rsid w:val="4DB1767E"/>
    <w:rsid w:val="4DB4632E"/>
    <w:rsid w:val="4DB57595"/>
    <w:rsid w:val="4E2C68F2"/>
    <w:rsid w:val="4E473B9E"/>
    <w:rsid w:val="4E6669AC"/>
    <w:rsid w:val="4E750922"/>
    <w:rsid w:val="4F470358"/>
    <w:rsid w:val="4F636480"/>
    <w:rsid w:val="4FF05A5D"/>
    <w:rsid w:val="50413A2F"/>
    <w:rsid w:val="50AF6D5A"/>
    <w:rsid w:val="50CA6DE4"/>
    <w:rsid w:val="50FB4840"/>
    <w:rsid w:val="510971D6"/>
    <w:rsid w:val="510F43ED"/>
    <w:rsid w:val="5164685E"/>
    <w:rsid w:val="518D2285"/>
    <w:rsid w:val="51E553E7"/>
    <w:rsid w:val="52744625"/>
    <w:rsid w:val="52AB2E91"/>
    <w:rsid w:val="52AB6DF3"/>
    <w:rsid w:val="531A1AF2"/>
    <w:rsid w:val="53464202"/>
    <w:rsid w:val="53B661B3"/>
    <w:rsid w:val="53DE5601"/>
    <w:rsid w:val="54551B8F"/>
    <w:rsid w:val="54752C79"/>
    <w:rsid w:val="548F5549"/>
    <w:rsid w:val="55B478E9"/>
    <w:rsid w:val="55DD50C2"/>
    <w:rsid w:val="56342578"/>
    <w:rsid w:val="56DF67DD"/>
    <w:rsid w:val="56F47315"/>
    <w:rsid w:val="570B4AF5"/>
    <w:rsid w:val="576D5525"/>
    <w:rsid w:val="577262FB"/>
    <w:rsid w:val="581A6C91"/>
    <w:rsid w:val="58652889"/>
    <w:rsid w:val="598762F0"/>
    <w:rsid w:val="59D64B09"/>
    <w:rsid w:val="59EF1BF0"/>
    <w:rsid w:val="5A42192A"/>
    <w:rsid w:val="5A433315"/>
    <w:rsid w:val="5A596B7C"/>
    <w:rsid w:val="5A774F37"/>
    <w:rsid w:val="5ACA4BD8"/>
    <w:rsid w:val="5AE42392"/>
    <w:rsid w:val="5B286F17"/>
    <w:rsid w:val="5B642E98"/>
    <w:rsid w:val="5B9B0204"/>
    <w:rsid w:val="5BB54E2A"/>
    <w:rsid w:val="5C1A7EA8"/>
    <w:rsid w:val="5CB5451F"/>
    <w:rsid w:val="5D181F3D"/>
    <w:rsid w:val="5D35551D"/>
    <w:rsid w:val="5D5F42AA"/>
    <w:rsid w:val="5D81695F"/>
    <w:rsid w:val="5DE270F1"/>
    <w:rsid w:val="5E052FB7"/>
    <w:rsid w:val="5E1943D7"/>
    <w:rsid w:val="5E290856"/>
    <w:rsid w:val="5E324C66"/>
    <w:rsid w:val="5E6E07BA"/>
    <w:rsid w:val="5EBE5D3A"/>
    <w:rsid w:val="5EFD7D7E"/>
    <w:rsid w:val="5F8B1898"/>
    <w:rsid w:val="5FA072B7"/>
    <w:rsid w:val="5FCA42E8"/>
    <w:rsid w:val="5FDA4D3F"/>
    <w:rsid w:val="5FDD36F8"/>
    <w:rsid w:val="5FEE54E8"/>
    <w:rsid w:val="600369B5"/>
    <w:rsid w:val="6060109F"/>
    <w:rsid w:val="60687456"/>
    <w:rsid w:val="60E24792"/>
    <w:rsid w:val="61151C74"/>
    <w:rsid w:val="61517608"/>
    <w:rsid w:val="6164023D"/>
    <w:rsid w:val="61747A4A"/>
    <w:rsid w:val="62530851"/>
    <w:rsid w:val="62560322"/>
    <w:rsid w:val="62630587"/>
    <w:rsid w:val="627740D5"/>
    <w:rsid w:val="62AC104C"/>
    <w:rsid w:val="62DE2589"/>
    <w:rsid w:val="63011257"/>
    <w:rsid w:val="632E0C94"/>
    <w:rsid w:val="636355F0"/>
    <w:rsid w:val="636942D4"/>
    <w:rsid w:val="637659D5"/>
    <w:rsid w:val="63B432B3"/>
    <w:rsid w:val="63BD1FAC"/>
    <w:rsid w:val="63BF2D24"/>
    <w:rsid w:val="64433455"/>
    <w:rsid w:val="646260D8"/>
    <w:rsid w:val="648A5ADA"/>
    <w:rsid w:val="64B12F87"/>
    <w:rsid w:val="64D44B1F"/>
    <w:rsid w:val="64FF24A2"/>
    <w:rsid w:val="657069CF"/>
    <w:rsid w:val="65CE3DDC"/>
    <w:rsid w:val="6626581C"/>
    <w:rsid w:val="663E5D73"/>
    <w:rsid w:val="666948ED"/>
    <w:rsid w:val="667F0F7E"/>
    <w:rsid w:val="66E721C5"/>
    <w:rsid w:val="67FB4A88"/>
    <w:rsid w:val="680E23B3"/>
    <w:rsid w:val="68AD51BD"/>
    <w:rsid w:val="68D96A13"/>
    <w:rsid w:val="69103412"/>
    <w:rsid w:val="692F3309"/>
    <w:rsid w:val="69B556FD"/>
    <w:rsid w:val="6A1A34B1"/>
    <w:rsid w:val="6A1C1A90"/>
    <w:rsid w:val="6A357300"/>
    <w:rsid w:val="6A4D6C66"/>
    <w:rsid w:val="6ABF7B92"/>
    <w:rsid w:val="6B0B3208"/>
    <w:rsid w:val="6B9253F9"/>
    <w:rsid w:val="6C5467F3"/>
    <w:rsid w:val="6C9F6B99"/>
    <w:rsid w:val="6CE20FB8"/>
    <w:rsid w:val="6CE24D4B"/>
    <w:rsid w:val="6D6F50C5"/>
    <w:rsid w:val="6D724515"/>
    <w:rsid w:val="6D7524C7"/>
    <w:rsid w:val="6D922966"/>
    <w:rsid w:val="6DA336F8"/>
    <w:rsid w:val="6DE958D5"/>
    <w:rsid w:val="6DEE0D45"/>
    <w:rsid w:val="6E1A7CE0"/>
    <w:rsid w:val="6E6C5752"/>
    <w:rsid w:val="6EE76ACB"/>
    <w:rsid w:val="6F6D5C62"/>
    <w:rsid w:val="6F9E40CD"/>
    <w:rsid w:val="703C2E98"/>
    <w:rsid w:val="70860F51"/>
    <w:rsid w:val="70892B64"/>
    <w:rsid w:val="70A05826"/>
    <w:rsid w:val="70D602AE"/>
    <w:rsid w:val="71794896"/>
    <w:rsid w:val="72903A89"/>
    <w:rsid w:val="72D16882"/>
    <w:rsid w:val="72F25F2C"/>
    <w:rsid w:val="73185916"/>
    <w:rsid w:val="737C30B3"/>
    <w:rsid w:val="74035963"/>
    <w:rsid w:val="744A65C8"/>
    <w:rsid w:val="75A80C07"/>
    <w:rsid w:val="75D45922"/>
    <w:rsid w:val="75EA78D6"/>
    <w:rsid w:val="76686826"/>
    <w:rsid w:val="768A716D"/>
    <w:rsid w:val="76C50B20"/>
    <w:rsid w:val="76CF12FA"/>
    <w:rsid w:val="76F9275A"/>
    <w:rsid w:val="771A16F3"/>
    <w:rsid w:val="774B6C42"/>
    <w:rsid w:val="780E5CB6"/>
    <w:rsid w:val="784D3084"/>
    <w:rsid w:val="78791E82"/>
    <w:rsid w:val="78C67ED2"/>
    <w:rsid w:val="791B4678"/>
    <w:rsid w:val="79C30E82"/>
    <w:rsid w:val="7A25519A"/>
    <w:rsid w:val="7A490387"/>
    <w:rsid w:val="7A7A7BFD"/>
    <w:rsid w:val="7A9020BA"/>
    <w:rsid w:val="7B131D0D"/>
    <w:rsid w:val="7BC16150"/>
    <w:rsid w:val="7BE66C31"/>
    <w:rsid w:val="7C512A52"/>
    <w:rsid w:val="7C672027"/>
    <w:rsid w:val="7CC113F5"/>
    <w:rsid w:val="7CD00FA8"/>
    <w:rsid w:val="7D2D2022"/>
    <w:rsid w:val="7D572A40"/>
    <w:rsid w:val="7D7F0DAF"/>
    <w:rsid w:val="7D886F14"/>
    <w:rsid w:val="7E1E534D"/>
    <w:rsid w:val="7F316962"/>
    <w:rsid w:val="7F6D799C"/>
    <w:rsid w:val="7F9B4D03"/>
    <w:rsid w:val="7FA61A04"/>
    <w:rsid w:val="7FA867E2"/>
    <w:rsid w:val="7FB30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1C7BB"/>
  <w15:docId w15:val="{E0C0A61B-78B8-4207-BBF5-A63D0ED3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ind w:firstLineChars="200" w:firstLine="200"/>
      <w:jc w:val="both"/>
    </w:pPr>
    <w:rPr>
      <w:rFonts w:ascii="Times New Roman" w:hAnsi="Times New Roman" w:cstheme="minorBidi"/>
      <w:kern w:val="2"/>
      <w:sz w:val="21"/>
      <w:szCs w:val="22"/>
    </w:rPr>
  </w:style>
  <w:style w:type="paragraph" w:styleId="1">
    <w:name w:val="heading 1"/>
    <w:basedOn w:val="a"/>
    <w:next w:val="a"/>
    <w:link w:val="10"/>
    <w:uiPriority w:val="9"/>
    <w:qFormat/>
    <w:pPr>
      <w:keepNext/>
      <w:keepLines/>
      <w:numPr>
        <w:numId w:val="1"/>
      </w:numPr>
      <w:tabs>
        <w:tab w:val="left" w:pos="0"/>
      </w:tabs>
      <w:spacing w:beforeLines="50" w:before="156" w:afterLines="50" w:after="156"/>
      <w:ind w:left="0" w:firstLineChars="0" w:firstLine="0"/>
      <w:outlineLvl w:val="0"/>
    </w:pPr>
    <w:rPr>
      <w:rFonts w:eastAsia="黑体"/>
      <w:bCs/>
      <w:kern w:val="44"/>
      <w:sz w:val="24"/>
      <w:szCs w:val="44"/>
    </w:rPr>
  </w:style>
  <w:style w:type="paragraph" w:styleId="2">
    <w:name w:val="heading 2"/>
    <w:basedOn w:val="a"/>
    <w:next w:val="a"/>
    <w:link w:val="20"/>
    <w:uiPriority w:val="9"/>
    <w:unhideWhenUsed/>
    <w:qFormat/>
    <w:pPr>
      <w:keepNext/>
      <w:keepLines/>
      <w:numPr>
        <w:ilvl w:val="1"/>
        <w:numId w:val="1"/>
      </w:numPr>
      <w:ind w:left="0" w:firstLineChars="0"/>
      <w:outlineLvl w:val="1"/>
    </w:pPr>
    <w:rPr>
      <w:rFonts w:asciiTheme="minorHAnsi" w:eastAsia="黑体" w:hAnsiTheme="minorHAnsi" w:cs="Times New Roman"/>
      <w:bCs/>
      <w:szCs w:val="21"/>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style>
  <w:style w:type="paragraph" w:styleId="a4">
    <w:name w:val="caption"/>
    <w:basedOn w:val="a"/>
    <w:next w:val="a"/>
    <w:uiPriority w:val="35"/>
    <w:unhideWhenUsed/>
    <w:qFormat/>
    <w:rPr>
      <w:rFonts w:asciiTheme="majorHAnsi" w:hAnsiTheme="majorHAnsi" w:cstheme="majorBidi"/>
      <w:szCs w:val="20"/>
    </w:rPr>
  </w:style>
  <w:style w:type="paragraph" w:styleId="a5">
    <w:name w:val="Body Text"/>
    <w:basedOn w:val="a"/>
    <w:pPr>
      <w:spacing w:line="200" w:lineRule="exact"/>
    </w:pPr>
    <w:rPr>
      <w:color w:val="FF0000"/>
      <w:sz w:val="15"/>
    </w:rPr>
  </w:style>
  <w:style w:type="paragraph" w:styleId="a6">
    <w:name w:val="Body Text Indent"/>
    <w:basedOn w:val="a"/>
    <w:pPr>
      <w:spacing w:line="300" w:lineRule="exact"/>
      <w:ind w:firstLine="360"/>
    </w:pPr>
    <w:rPr>
      <w:sz w:val="18"/>
    </w:rPr>
  </w:style>
  <w:style w:type="paragraph" w:styleId="TOC3">
    <w:name w:val="toc 3"/>
    <w:basedOn w:val="a"/>
    <w:next w:val="a"/>
    <w:uiPriority w:val="39"/>
    <w:unhideWhenUsed/>
    <w:qFormat/>
    <w:pPr>
      <w:widowControl/>
      <w:spacing w:after="100" w:line="259" w:lineRule="auto"/>
      <w:ind w:left="440"/>
    </w:pPr>
    <w:rPr>
      <w:rFonts w:cs="Times New Roman"/>
      <w:kern w:val="0"/>
      <w:sz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pPr>
      <w:widowControl/>
      <w:spacing w:after="100" w:line="259" w:lineRule="auto"/>
    </w:pPr>
    <w:rPr>
      <w:rFonts w:cs="Times New Roman"/>
      <w:kern w:val="0"/>
      <w:sz w:val="22"/>
    </w:rPr>
  </w:style>
  <w:style w:type="paragraph" w:styleId="TOC2">
    <w:name w:val="toc 2"/>
    <w:basedOn w:val="a"/>
    <w:next w:val="a"/>
    <w:uiPriority w:val="39"/>
    <w:unhideWhenUsed/>
    <w:qFormat/>
    <w:pPr>
      <w:widowControl/>
      <w:spacing w:after="100" w:line="259" w:lineRule="auto"/>
      <w:ind w:left="220"/>
    </w:pPr>
    <w:rPr>
      <w:rFonts w:cs="Times New Roman"/>
      <w:kern w:val="0"/>
      <w:sz w:val="22"/>
    </w:rPr>
  </w:style>
  <w:style w:type="table" w:styleId="ad">
    <w:name w:val="Table Grid"/>
    <w:basedOn w:val="a1"/>
    <w:qFormat/>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563C1" w:themeColor="hyperlink"/>
      <w:u w:val="single"/>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
    <w:name w:val="List Paragraph"/>
    <w:basedOn w:val="a"/>
    <w:uiPriority w:val="34"/>
    <w:qFormat/>
    <w:pPr>
      <w:ind w:firstLine="420"/>
    </w:p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Times New Roman" w:eastAsia="黑体" w:hAnsi="Times New Roman" w:cstheme="minorBidi"/>
      <w:bCs/>
      <w:kern w:val="44"/>
      <w:sz w:val="24"/>
      <w:szCs w:val="44"/>
    </w:rPr>
  </w:style>
  <w:style w:type="character" w:customStyle="1" w:styleId="20">
    <w:name w:val="标题 2 字符"/>
    <w:basedOn w:val="a0"/>
    <w:link w:val="2"/>
    <w:uiPriority w:val="9"/>
    <w:qFormat/>
    <w:rPr>
      <w:rFonts w:asciiTheme="minorHAnsi" w:eastAsia="黑体" w:hAnsiTheme="minorHAnsi"/>
      <w:bCs/>
      <w:kern w:val="2"/>
      <w:sz w:val="21"/>
      <w:szCs w:val="21"/>
    </w:rPr>
  </w:style>
  <w:style w:type="paragraph" w:customStyle="1" w:styleId="TOC10">
    <w:name w:val="TOC 标题1"/>
    <w:basedOn w:val="1"/>
    <w:next w:val="a"/>
    <w:uiPriority w:val="39"/>
    <w:unhideWhenUsed/>
    <w:qFormat/>
    <w:pPr>
      <w:widowControl/>
      <w:spacing w:line="259" w:lineRule="auto"/>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a8">
    <w:name w:val="批注框文本 字符"/>
    <w:basedOn w:val="a0"/>
    <w:link w:val="a7"/>
    <w:uiPriority w:val="99"/>
    <w:semiHidden/>
    <w:qFormat/>
    <w:rPr>
      <w:rFonts w:ascii="Times New Roman" w:eastAsia="宋体" w:hAnsi="Times New Roman"/>
      <w:kern w:val="2"/>
      <w:sz w:val="18"/>
      <w:szCs w:val="18"/>
    </w:rPr>
  </w:style>
  <w:style w:type="paragraph" w:customStyle="1" w:styleId="af0">
    <w:name w:val="单位"/>
    <w:pPr>
      <w:ind w:left="70" w:hangingChars="70" w:hanging="70"/>
      <w:jc w:val="both"/>
    </w:pPr>
    <w:rPr>
      <w:sz w:val="17"/>
    </w:rPr>
  </w:style>
  <w:style w:type="paragraph" w:customStyle="1" w:styleId="af1">
    <w:name w:val="分类号"/>
    <w:basedOn w:val="a"/>
    <w:next w:val="a5"/>
    <w:pPr>
      <w:widowControl/>
      <w:tabs>
        <w:tab w:val="left" w:pos="1233"/>
      </w:tabs>
      <w:spacing w:after="320"/>
    </w:pPr>
    <w:rPr>
      <w:rFonts w:eastAsia="黑体"/>
      <w:iCs/>
      <w:kern w:val="0"/>
      <w:sz w:val="18"/>
      <w:szCs w:val="20"/>
    </w:rPr>
  </w:style>
  <w:style w:type="character" w:customStyle="1" w:styleId="30">
    <w:name w:val="标题 3 字符"/>
    <w:basedOn w:val="a0"/>
    <w:link w:val="3"/>
    <w:uiPriority w:val="9"/>
    <w:rPr>
      <w:rFonts w:ascii="Times New Roman" w:eastAsia="黑体" w:hAnsi="Times New Roman" w:cstheme="minorBidi"/>
      <w:bCs/>
      <w:kern w:val="2"/>
      <w:sz w:val="1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ict/search?q=memory&amp;FORM=BDVSP6&amp;mkt=zh-cn" TargetMode="External"/><Relationship Id="rId24" Type="http://schemas.openxmlformats.org/officeDocument/2006/relationships/image" Target="media/image13.emf"/><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microsoft.com/office/2011/relationships/people" Target="people.xml"/><Relationship Id="rId10" Type="http://schemas.openxmlformats.org/officeDocument/2006/relationships/hyperlink" Target="http://www.bing.com/dict/search?q=short-term&amp;FORM=BDVSP6&amp;mkt=zh-cn" TargetMode="External"/><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en.zhejianglab.com/index.php?m=content&amp;c=index&amp;a=lists&amp;catid=70"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8C8F6D-C21B-4A72-8455-EB5FD1693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2143</Words>
  <Characters>12220</Characters>
  <Application>Microsoft Office Word</Application>
  <DocSecurity>0</DocSecurity>
  <Lines>101</Lines>
  <Paragraphs>28</Paragraphs>
  <ScaleCrop>false</ScaleCrop>
  <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楷闻</dc:creator>
  <cp:lastModifiedBy>陈 楷闻</cp:lastModifiedBy>
  <cp:revision>301</cp:revision>
  <dcterms:created xsi:type="dcterms:W3CDTF">2020-10-03T07:18:00Z</dcterms:created>
  <dcterms:modified xsi:type="dcterms:W3CDTF">2020-12-11T13:14:00Z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